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895346" w14:textId="77777777" w:rsidR="008A0CED" w:rsidRPr="003A4FB7" w:rsidRDefault="008223B0" w:rsidP="008A0CED">
      <w:pPr>
        <w:pStyle w:val="Name"/>
        <w:rPr>
          <w:sz w:val="17"/>
          <w:szCs w:val="19"/>
        </w:rPr>
      </w:pPr>
      <w:r>
        <w:t>Bharadwaja CRC</w:t>
      </w:r>
      <w:r w:rsidR="003A4FB7" w:rsidRPr="003A4FB7">
        <w:rPr>
          <w:sz w:val="17"/>
          <w:szCs w:val="19"/>
        </w:rPr>
        <w:t xml:space="preserve"> </w:t>
      </w:r>
      <w:r w:rsidR="003A4FB7" w:rsidRPr="003A4FB7">
        <w:rPr>
          <w:b/>
          <w:sz w:val="21"/>
          <w:szCs w:val="19"/>
        </w:rPr>
        <w:t>CS, MBA</w:t>
      </w:r>
      <w:bookmarkStart w:id="0" w:name="_GoBack"/>
      <w:bookmarkEnd w:id="0"/>
    </w:p>
    <w:tbl>
      <w:tblPr>
        <w:tblStyle w:val="TableGrid"/>
        <w:tblW w:w="1035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90"/>
        <w:gridCol w:w="9360"/>
      </w:tblGrid>
      <w:tr w:rsidR="009F0F56" w:rsidRPr="009F0F56" w14:paraId="731648EA" w14:textId="77777777" w:rsidTr="007D5DB8">
        <w:trPr>
          <w:trHeight w:val="222"/>
        </w:trPr>
        <w:tc>
          <w:tcPr>
            <w:tcW w:w="10350" w:type="dxa"/>
            <w:gridSpan w:val="2"/>
          </w:tcPr>
          <w:p w14:paraId="554C81A4" w14:textId="77777777" w:rsidR="009F0F56" w:rsidRPr="00102E98" w:rsidRDefault="008223B0" w:rsidP="008223B0">
            <w:pPr>
              <w:jc w:val="right"/>
            </w:pPr>
            <w:r w:rsidRPr="00102E98">
              <w:t>rchakkilam</w:t>
            </w:r>
            <w:r w:rsidR="009F0F56" w:rsidRPr="00102E98">
              <w:t>@</w:t>
            </w:r>
            <w:r w:rsidRPr="00102E98">
              <w:t>yahoo</w:t>
            </w:r>
            <w:r w:rsidR="003A4FB7" w:rsidRPr="00102E98">
              <w:t>.com</w:t>
            </w:r>
          </w:p>
        </w:tc>
      </w:tr>
      <w:tr w:rsidR="009F0F56" w:rsidRPr="008A0CED" w14:paraId="269AB439" w14:textId="77777777" w:rsidTr="007D5DB8">
        <w:trPr>
          <w:trHeight w:val="249"/>
        </w:trPr>
        <w:tc>
          <w:tcPr>
            <w:tcW w:w="10350" w:type="dxa"/>
            <w:gridSpan w:val="2"/>
          </w:tcPr>
          <w:p w14:paraId="38F83F21" w14:textId="6E90EF52" w:rsidR="009F0F56" w:rsidRPr="00102E98" w:rsidRDefault="00BB40A5" w:rsidP="009F0F56">
            <w:pPr>
              <w:jc w:val="right"/>
              <w:rPr>
                <w:szCs w:val="22"/>
              </w:rPr>
            </w:pPr>
            <w:del w:id="1" w:author="BHARADWAJ CRC" w:date="2018-01-26T22:10:00Z">
              <w:r w:rsidDel="004D544B">
                <w:rPr>
                  <w:szCs w:val="22"/>
                </w:rPr>
                <w:delText>8008700887</w:delText>
              </w:r>
            </w:del>
            <w:ins w:id="2" w:author="BHARADWAJ CRC" w:date="2018-01-26T22:10:00Z">
              <w:r w:rsidR="004D544B">
                <w:rPr>
                  <w:szCs w:val="22"/>
                </w:rPr>
                <w:t>9676735333</w:t>
              </w:r>
            </w:ins>
          </w:p>
        </w:tc>
      </w:tr>
      <w:tr w:rsidR="00F55164" w14:paraId="70541D74" w14:textId="77777777" w:rsidTr="007D5DB8">
        <w:trPr>
          <w:trHeight w:val="486"/>
        </w:trPr>
        <w:tc>
          <w:tcPr>
            <w:tcW w:w="10350" w:type="dxa"/>
            <w:gridSpan w:val="2"/>
          </w:tcPr>
          <w:p w14:paraId="1800C361" w14:textId="77777777" w:rsidR="00F55164" w:rsidRPr="00FE0CE5" w:rsidRDefault="006C4E95">
            <w:pPr>
              <w:pStyle w:val="SectionTitle"/>
              <w:rPr>
                <w:b/>
              </w:rPr>
            </w:pPr>
            <w:r>
              <w:rPr>
                <w:b/>
              </w:rPr>
              <w:t>Professional Summary</w:t>
            </w:r>
          </w:p>
        </w:tc>
      </w:tr>
      <w:tr w:rsidR="00F55164" w14:paraId="3564D2E3" w14:textId="77777777" w:rsidTr="007D5DB8">
        <w:trPr>
          <w:trHeight w:val="4283"/>
        </w:trPr>
        <w:tc>
          <w:tcPr>
            <w:tcW w:w="990" w:type="dxa"/>
          </w:tcPr>
          <w:p w14:paraId="65FAD457" w14:textId="77777777" w:rsidR="00F55164" w:rsidRPr="003A4FB7" w:rsidRDefault="00F55164" w:rsidP="003A4FB7">
            <w:pPr>
              <w:rPr>
                <w:sz w:val="24"/>
                <w:szCs w:val="24"/>
              </w:rPr>
            </w:pPr>
          </w:p>
        </w:tc>
        <w:tc>
          <w:tcPr>
            <w:tcW w:w="9360" w:type="dxa"/>
          </w:tcPr>
          <w:p w14:paraId="62B0E858" w14:textId="77777777" w:rsidR="004B69AC" w:rsidRDefault="004B69AC" w:rsidP="00875D04">
            <w:pPr>
              <w:pStyle w:val="Achievement"/>
              <w:numPr>
                <w:ilvl w:val="0"/>
                <w:numId w:val="0"/>
              </w:numPr>
              <w:ind w:left="240"/>
              <w:jc w:val="left"/>
              <w:rPr>
                <w:sz w:val="24"/>
                <w:szCs w:val="24"/>
              </w:rPr>
            </w:pPr>
          </w:p>
          <w:p w14:paraId="37CE5089" w14:textId="77777777" w:rsidR="003A4FB7" w:rsidRDefault="002325F2" w:rsidP="00875D04">
            <w:pPr>
              <w:pStyle w:val="Achievement"/>
              <w:jc w:val="left"/>
              <w:rPr>
                <w:sz w:val="24"/>
                <w:szCs w:val="24"/>
              </w:rPr>
            </w:pPr>
            <w:r>
              <w:rPr>
                <w:sz w:val="24"/>
                <w:szCs w:val="24"/>
              </w:rPr>
              <w:t>5</w:t>
            </w:r>
            <w:r w:rsidR="00F35662">
              <w:rPr>
                <w:sz w:val="24"/>
                <w:szCs w:val="24"/>
              </w:rPr>
              <w:t>+</w:t>
            </w:r>
            <w:r w:rsidR="003A4FB7" w:rsidRPr="00875D04">
              <w:rPr>
                <w:sz w:val="24"/>
                <w:szCs w:val="24"/>
              </w:rPr>
              <w:t xml:space="preserve"> years of experience in Software Testing with sound knowledge on Testing Techniques</w:t>
            </w:r>
          </w:p>
          <w:p w14:paraId="00F46613" w14:textId="77777777" w:rsidR="00A15C58" w:rsidRPr="00875D04" w:rsidRDefault="00A15C58" w:rsidP="00875D04">
            <w:pPr>
              <w:pStyle w:val="Achievement"/>
              <w:jc w:val="left"/>
              <w:rPr>
                <w:sz w:val="24"/>
                <w:szCs w:val="24"/>
              </w:rPr>
            </w:pPr>
            <w:r>
              <w:rPr>
                <w:sz w:val="24"/>
                <w:szCs w:val="24"/>
              </w:rPr>
              <w:t>ISTQB certified in Foundation level</w:t>
            </w:r>
          </w:p>
          <w:p w14:paraId="3AFC9343" w14:textId="77777777" w:rsidR="007E7492" w:rsidRDefault="007E7492" w:rsidP="007E7492">
            <w:pPr>
              <w:pStyle w:val="Achievement"/>
              <w:jc w:val="left"/>
              <w:rPr>
                <w:sz w:val="24"/>
                <w:szCs w:val="24"/>
              </w:rPr>
            </w:pPr>
            <w:r w:rsidRPr="007F4E69">
              <w:rPr>
                <w:sz w:val="24"/>
                <w:szCs w:val="24"/>
              </w:rPr>
              <w:t xml:space="preserve">Broad knowledge\experience in derivation of Test cases from test Basis and test Objectives </w:t>
            </w:r>
          </w:p>
          <w:p w14:paraId="06AA3933" w14:textId="77777777" w:rsidR="00DB319B" w:rsidRDefault="00DB319B" w:rsidP="00DB319B">
            <w:pPr>
              <w:pStyle w:val="Achievement"/>
              <w:jc w:val="left"/>
              <w:rPr>
                <w:sz w:val="24"/>
                <w:szCs w:val="24"/>
              </w:rPr>
            </w:pPr>
            <w:r w:rsidRPr="003934FE">
              <w:rPr>
                <w:sz w:val="24"/>
                <w:szCs w:val="24"/>
              </w:rPr>
              <w:t xml:space="preserve">Well-acquainted with the Software Development Life Cycle (SDLC) </w:t>
            </w:r>
          </w:p>
          <w:p w14:paraId="4B611FE2" w14:textId="77777777" w:rsidR="009910A2" w:rsidRDefault="009910A2" w:rsidP="009910A2">
            <w:pPr>
              <w:pStyle w:val="Achievement"/>
              <w:jc w:val="left"/>
              <w:rPr>
                <w:sz w:val="24"/>
                <w:szCs w:val="24"/>
              </w:rPr>
            </w:pPr>
            <w:r>
              <w:rPr>
                <w:sz w:val="24"/>
                <w:szCs w:val="24"/>
              </w:rPr>
              <w:t>Co-ordinated the test strategy and plan with project managers</w:t>
            </w:r>
          </w:p>
          <w:p w14:paraId="68111071" w14:textId="77777777" w:rsidR="009910A2" w:rsidRPr="003934FE" w:rsidRDefault="009910A2" w:rsidP="009910A2">
            <w:pPr>
              <w:pStyle w:val="Achievement"/>
              <w:jc w:val="left"/>
              <w:rPr>
                <w:sz w:val="24"/>
                <w:szCs w:val="24"/>
              </w:rPr>
            </w:pPr>
            <w:r>
              <w:rPr>
                <w:sz w:val="24"/>
                <w:szCs w:val="24"/>
              </w:rPr>
              <w:t>Wrote and reviewed test strategy for  projects</w:t>
            </w:r>
          </w:p>
          <w:p w14:paraId="71B0BC1A" w14:textId="77777777" w:rsidR="009910A2" w:rsidRDefault="009910A2" w:rsidP="009910A2">
            <w:pPr>
              <w:pStyle w:val="Achievement"/>
              <w:jc w:val="left"/>
              <w:rPr>
                <w:sz w:val="24"/>
                <w:szCs w:val="24"/>
              </w:rPr>
            </w:pPr>
            <w:r>
              <w:rPr>
                <w:sz w:val="24"/>
                <w:szCs w:val="24"/>
              </w:rPr>
              <w:t>Contributed testing perspective to other project activities.</w:t>
            </w:r>
          </w:p>
          <w:p w14:paraId="242D37B8" w14:textId="77777777" w:rsidR="009910A2" w:rsidRPr="003934FE" w:rsidRDefault="009910A2" w:rsidP="009910A2">
            <w:pPr>
              <w:pStyle w:val="Achievement"/>
              <w:jc w:val="left"/>
              <w:rPr>
                <w:sz w:val="24"/>
                <w:szCs w:val="24"/>
              </w:rPr>
            </w:pPr>
            <w:r>
              <w:rPr>
                <w:sz w:val="24"/>
                <w:szCs w:val="24"/>
              </w:rPr>
              <w:t>Hands on experience Application LifeCycle management</w:t>
            </w:r>
            <w:r w:rsidR="00F35662">
              <w:rPr>
                <w:sz w:val="24"/>
                <w:szCs w:val="24"/>
              </w:rPr>
              <w:t xml:space="preserve"> (ALM)</w:t>
            </w:r>
            <w:r>
              <w:rPr>
                <w:sz w:val="24"/>
                <w:szCs w:val="24"/>
              </w:rPr>
              <w:t xml:space="preserve"> Tool, Sharepoint, BugTracker and Serena</w:t>
            </w:r>
          </w:p>
          <w:p w14:paraId="75BF5480" w14:textId="77777777" w:rsidR="007F4E69" w:rsidDel="0024522A" w:rsidRDefault="00047AD7" w:rsidP="00C07963">
            <w:pPr>
              <w:pStyle w:val="Achievement"/>
              <w:jc w:val="left"/>
              <w:rPr>
                <w:del w:id="3" w:author="Bhimaraju, Devi Charan (bhimardn)" w:date="2017-12-22T11:55:00Z"/>
                <w:sz w:val="24"/>
                <w:szCs w:val="24"/>
              </w:rPr>
            </w:pPr>
            <w:commentRangeStart w:id="4"/>
            <w:del w:id="5" w:author="Bhimaraju, Devi Charan (bhimardn)" w:date="2017-12-22T11:55:00Z">
              <w:r w:rsidDel="0024522A">
                <w:rPr>
                  <w:sz w:val="24"/>
                  <w:szCs w:val="24"/>
                </w:rPr>
                <w:delText>F</w:delText>
              </w:r>
              <w:r w:rsidR="003A4FB7" w:rsidRPr="00875D04" w:rsidDel="0024522A">
                <w:rPr>
                  <w:sz w:val="24"/>
                  <w:szCs w:val="24"/>
                </w:rPr>
                <w:delText xml:space="preserve">oundation </w:delText>
              </w:r>
              <w:r w:rsidR="007F4E69" w:rsidDel="0024522A">
                <w:rPr>
                  <w:sz w:val="24"/>
                  <w:szCs w:val="24"/>
                </w:rPr>
                <w:delText xml:space="preserve">knowledge </w:delText>
              </w:r>
              <w:r w:rsidR="003A4FB7" w:rsidRPr="00875D04" w:rsidDel="0024522A">
                <w:rPr>
                  <w:sz w:val="24"/>
                  <w:szCs w:val="24"/>
                </w:rPr>
                <w:delText>in Java and VBA.</w:delText>
              </w:r>
            </w:del>
          </w:p>
          <w:p w14:paraId="4819975A" w14:textId="77777777" w:rsidR="005E2FE5" w:rsidRPr="00C9206E" w:rsidDel="0024522A" w:rsidRDefault="00C9206E" w:rsidP="00C07963">
            <w:pPr>
              <w:pStyle w:val="Achievement"/>
              <w:jc w:val="left"/>
              <w:rPr>
                <w:del w:id="6" w:author="Bhimaraju, Devi Charan (bhimardn)" w:date="2017-12-22T11:55:00Z"/>
                <w:sz w:val="24"/>
                <w:szCs w:val="24"/>
              </w:rPr>
            </w:pPr>
            <w:del w:id="7" w:author="Bhimaraju, Devi Charan (bhimardn)" w:date="2017-12-22T11:55:00Z">
              <w:r w:rsidDel="0024522A">
                <w:rPr>
                  <w:sz w:val="24"/>
                  <w:szCs w:val="24"/>
                </w:rPr>
                <w:delText xml:space="preserve">Intermediate level of Proficiency in </w:delText>
              </w:r>
              <w:r w:rsidR="00555AB6" w:rsidRPr="00C9206E" w:rsidDel="0024522A">
                <w:rPr>
                  <w:sz w:val="24"/>
                  <w:szCs w:val="24"/>
                </w:rPr>
                <w:delText>SQL</w:delText>
              </w:r>
            </w:del>
            <w:commentRangeEnd w:id="4"/>
            <w:r w:rsidR="0024522A">
              <w:rPr>
                <w:rStyle w:val="CommentReference"/>
              </w:rPr>
              <w:commentReference w:id="4"/>
            </w:r>
          </w:p>
          <w:p w14:paraId="18D0446B" w14:textId="7AE7CBE2" w:rsidR="00924CBD" w:rsidRDefault="00924CBD" w:rsidP="00C07963">
            <w:pPr>
              <w:pStyle w:val="Achievement"/>
              <w:jc w:val="left"/>
              <w:rPr>
                <w:sz w:val="24"/>
                <w:szCs w:val="24"/>
              </w:rPr>
            </w:pPr>
            <w:del w:id="8" w:author="Bhimaraju, Devi Charan (bhimardn)" w:date="2017-12-22T11:51:00Z">
              <w:r w:rsidDel="0024522A">
                <w:rPr>
                  <w:sz w:val="24"/>
                  <w:szCs w:val="24"/>
                </w:rPr>
                <w:delText xml:space="preserve"> </w:delText>
              </w:r>
            </w:del>
            <w:r>
              <w:rPr>
                <w:sz w:val="24"/>
                <w:szCs w:val="24"/>
              </w:rPr>
              <w:t>Qualified Company Secretary with Conceptual knowledge of</w:t>
            </w:r>
            <w:ins w:id="9" w:author="BHARADWAJ CRC" w:date="2018-01-26T22:08:00Z">
              <w:r w:rsidR="00DF1346">
                <w:rPr>
                  <w:sz w:val="24"/>
                  <w:szCs w:val="24"/>
                </w:rPr>
                <w:t xml:space="preserve"> Company Law, </w:t>
              </w:r>
            </w:ins>
            <w:del w:id="10" w:author="BHARADWAJ CRC" w:date="2018-01-26T22:08:00Z">
              <w:r w:rsidDel="00DF1346">
                <w:rPr>
                  <w:sz w:val="24"/>
                  <w:szCs w:val="24"/>
                </w:rPr>
                <w:delText xml:space="preserve"> </w:delText>
              </w:r>
            </w:del>
            <w:r>
              <w:rPr>
                <w:sz w:val="24"/>
                <w:szCs w:val="24"/>
              </w:rPr>
              <w:t>Finance</w:t>
            </w:r>
            <w:ins w:id="11" w:author="BHARADWAJ CRC" w:date="2018-01-26T22:08:00Z">
              <w:r w:rsidR="00DF1346">
                <w:rPr>
                  <w:sz w:val="24"/>
                  <w:szCs w:val="24"/>
                </w:rPr>
                <w:t>,</w:t>
              </w:r>
            </w:ins>
            <w:r>
              <w:rPr>
                <w:sz w:val="24"/>
                <w:szCs w:val="24"/>
              </w:rPr>
              <w:t xml:space="preserve"> </w:t>
            </w:r>
            <w:del w:id="12" w:author="BHARADWAJ CRC" w:date="2018-01-26T22:08:00Z">
              <w:r w:rsidDel="00DF1346">
                <w:rPr>
                  <w:sz w:val="24"/>
                  <w:szCs w:val="24"/>
                </w:rPr>
                <w:delText xml:space="preserve">and </w:delText>
              </w:r>
            </w:del>
            <w:r>
              <w:rPr>
                <w:sz w:val="24"/>
                <w:szCs w:val="24"/>
              </w:rPr>
              <w:t>Accounting</w:t>
            </w:r>
            <w:ins w:id="13" w:author="BHARADWAJ CRC" w:date="2018-01-26T22:08:00Z">
              <w:r w:rsidR="00DF1346">
                <w:rPr>
                  <w:sz w:val="24"/>
                  <w:szCs w:val="24"/>
                </w:rPr>
                <w:t xml:space="preserve"> and Capital markets</w:t>
              </w:r>
            </w:ins>
          </w:p>
          <w:p w14:paraId="08DD85DB" w14:textId="77777777" w:rsidR="00F55164" w:rsidRPr="005B3E78" w:rsidRDefault="00C9206E" w:rsidP="00D21F25">
            <w:pPr>
              <w:pStyle w:val="Achievement"/>
              <w:jc w:val="left"/>
              <w:rPr>
                <w:sz w:val="24"/>
                <w:szCs w:val="24"/>
              </w:rPr>
            </w:pPr>
            <w:r>
              <w:rPr>
                <w:sz w:val="24"/>
                <w:szCs w:val="24"/>
              </w:rPr>
              <w:t>Effective team management skills like Delegating</w:t>
            </w:r>
            <w:r w:rsidR="00D21F25">
              <w:rPr>
                <w:sz w:val="24"/>
                <w:szCs w:val="24"/>
              </w:rPr>
              <w:t xml:space="preserve"> and Developing</w:t>
            </w:r>
            <w:r w:rsidR="003A4FB7" w:rsidRPr="00875D04">
              <w:rPr>
                <w:sz w:val="24"/>
                <w:szCs w:val="24"/>
              </w:rPr>
              <w:t xml:space="preserve"> </w:t>
            </w:r>
          </w:p>
        </w:tc>
      </w:tr>
      <w:tr w:rsidR="00AF400E" w14:paraId="7A2EDF87" w14:textId="77777777" w:rsidTr="007D5DB8">
        <w:trPr>
          <w:trHeight w:val="444"/>
        </w:trPr>
        <w:tc>
          <w:tcPr>
            <w:tcW w:w="10350" w:type="dxa"/>
            <w:gridSpan w:val="2"/>
          </w:tcPr>
          <w:p w14:paraId="77FB2E5F" w14:textId="77777777" w:rsidR="00AF400E" w:rsidRPr="000E2BCF" w:rsidRDefault="00AF400E" w:rsidP="000E2BCF">
            <w:pPr>
              <w:pStyle w:val="SectionTitle"/>
              <w:pBdr>
                <w:bottom w:val="none" w:sz="0" w:space="0" w:color="auto"/>
              </w:pBdr>
              <w:rPr>
                <w:b/>
              </w:rPr>
            </w:pPr>
            <w:r>
              <w:rPr>
                <w:b/>
              </w:rPr>
              <w:t>CareeR Summary</w:t>
            </w:r>
          </w:p>
        </w:tc>
      </w:tr>
      <w:tr w:rsidR="000E2BCF" w14:paraId="618C134B" w14:textId="77777777" w:rsidTr="007D5DB8">
        <w:trPr>
          <w:trHeight w:val="1952"/>
        </w:trPr>
        <w:tc>
          <w:tcPr>
            <w:tcW w:w="990" w:type="dxa"/>
          </w:tcPr>
          <w:p w14:paraId="73424955" w14:textId="77777777" w:rsidR="000E2BCF" w:rsidRDefault="00373CA7">
            <w:pPr>
              <w:pStyle w:val="NoTitle"/>
            </w:pPr>
            <w:r>
              <w:rPr>
                <w:b/>
                <w:noProof/>
                <w:lang w:val="en-IN" w:eastAsia="en-IN"/>
              </w:rPr>
              <mc:AlternateContent>
                <mc:Choice Requires="wps">
                  <w:drawing>
                    <wp:anchor distT="0" distB="0" distL="114300" distR="114300" simplePos="0" relativeHeight="251659264" behindDoc="0" locked="0" layoutInCell="1" allowOverlap="1" wp14:anchorId="0C35881C" wp14:editId="7CB3458D">
                      <wp:simplePos x="0" y="0"/>
                      <wp:positionH relativeFrom="column">
                        <wp:posOffset>-30480</wp:posOffset>
                      </wp:positionH>
                      <wp:positionV relativeFrom="paragraph">
                        <wp:posOffset>4445</wp:posOffset>
                      </wp:positionV>
                      <wp:extent cx="64865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48652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7F23FD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35pt" to="508.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" strokecolor="#a5a5a5 [2092]"/>
                  </w:pict>
                </mc:Fallback>
              </mc:AlternateContent>
            </w:r>
          </w:p>
        </w:tc>
        <w:tc>
          <w:tcPr>
            <w:tcW w:w="9360" w:type="dxa"/>
          </w:tcPr>
          <w:p w14:paraId="5104357E" w14:textId="77777777" w:rsidR="003934FE" w:rsidRDefault="003934FE" w:rsidP="003934FE">
            <w:pPr>
              <w:pStyle w:val="Achievement"/>
              <w:numPr>
                <w:ilvl w:val="0"/>
                <w:numId w:val="0"/>
              </w:numPr>
              <w:ind w:left="240"/>
              <w:jc w:val="left"/>
              <w:rPr>
                <w:sz w:val="24"/>
                <w:szCs w:val="24"/>
              </w:rPr>
            </w:pPr>
          </w:p>
          <w:p w14:paraId="2985071B" w14:textId="77777777" w:rsidR="00D4157C" w:rsidRPr="00C607FB" w:rsidRDefault="00047AD7" w:rsidP="00031349">
            <w:pPr>
              <w:rPr>
                <w:sz w:val="24"/>
                <w:szCs w:val="24"/>
              </w:rPr>
            </w:pPr>
            <w:r w:rsidRPr="00C607FB">
              <w:rPr>
                <w:sz w:val="24"/>
                <w:szCs w:val="24"/>
              </w:rPr>
              <w:t xml:space="preserve">Working as Test </w:t>
            </w:r>
            <w:r w:rsidR="0016324E" w:rsidRPr="00C607FB">
              <w:rPr>
                <w:sz w:val="24"/>
                <w:szCs w:val="24"/>
              </w:rPr>
              <w:t xml:space="preserve">Analyst </w:t>
            </w:r>
            <w:r w:rsidR="00EB4A96" w:rsidRPr="00C607FB">
              <w:rPr>
                <w:sz w:val="24"/>
                <w:szCs w:val="24"/>
              </w:rPr>
              <w:t>at S&amp;P Global Market Intelligence</w:t>
            </w:r>
            <w:r w:rsidR="00D87A0E" w:rsidRPr="00C607FB">
              <w:rPr>
                <w:sz w:val="24"/>
                <w:szCs w:val="24"/>
              </w:rPr>
              <w:t>( S&amp;P GMI)</w:t>
            </w:r>
            <w:r w:rsidR="00376AB7" w:rsidRPr="00C607FB">
              <w:rPr>
                <w:sz w:val="24"/>
                <w:szCs w:val="24"/>
              </w:rPr>
              <w:t xml:space="preserve"> </w:t>
            </w:r>
            <w:r w:rsidR="00D87A0E" w:rsidRPr="00C607FB">
              <w:rPr>
                <w:sz w:val="24"/>
                <w:szCs w:val="24"/>
              </w:rPr>
              <w:t>from</w:t>
            </w:r>
            <w:r w:rsidR="00376AB7" w:rsidRPr="00C607FB">
              <w:rPr>
                <w:sz w:val="24"/>
                <w:szCs w:val="24"/>
              </w:rPr>
              <w:t xml:space="preserve"> May </w:t>
            </w:r>
            <w:r w:rsidR="00111C29" w:rsidRPr="00C607FB">
              <w:rPr>
                <w:sz w:val="24"/>
                <w:szCs w:val="24"/>
              </w:rPr>
              <w:t>2014</w:t>
            </w:r>
            <w:r w:rsidR="00376AB7" w:rsidRPr="00C607FB">
              <w:rPr>
                <w:sz w:val="24"/>
                <w:szCs w:val="24"/>
              </w:rPr>
              <w:t xml:space="preserve"> till date</w:t>
            </w:r>
          </w:p>
          <w:p w14:paraId="6F6E5299" w14:textId="77777777" w:rsidR="002325F2" w:rsidRPr="00C607FB" w:rsidRDefault="002325F2" w:rsidP="006F22B6">
            <w:pPr>
              <w:rPr>
                <w:sz w:val="24"/>
                <w:szCs w:val="24"/>
              </w:rPr>
            </w:pPr>
          </w:p>
          <w:p w14:paraId="7663B5D5" w14:textId="77777777" w:rsidR="006F22B6" w:rsidRPr="00C607FB" w:rsidRDefault="00D53641" w:rsidP="006F22B6">
            <w:pPr>
              <w:rPr>
                <w:sz w:val="24"/>
                <w:szCs w:val="24"/>
              </w:rPr>
            </w:pPr>
            <w:r w:rsidRPr="00C607FB">
              <w:rPr>
                <w:sz w:val="24"/>
                <w:szCs w:val="24"/>
              </w:rPr>
              <w:t>Worked</w:t>
            </w:r>
            <w:r w:rsidR="00B469B9" w:rsidRPr="00C607FB">
              <w:rPr>
                <w:sz w:val="24"/>
                <w:szCs w:val="24"/>
              </w:rPr>
              <w:t xml:space="preserve"> as Tester</w:t>
            </w:r>
            <w:r w:rsidR="006F22B6" w:rsidRPr="00C607FB">
              <w:rPr>
                <w:sz w:val="24"/>
                <w:szCs w:val="24"/>
              </w:rPr>
              <w:t xml:space="preserve"> at S&amp;P Global Market Intelligence( S&amp;P GMI) from May 201</w:t>
            </w:r>
            <w:r w:rsidRPr="00C607FB">
              <w:rPr>
                <w:sz w:val="24"/>
                <w:szCs w:val="24"/>
              </w:rPr>
              <w:t>2</w:t>
            </w:r>
            <w:r w:rsidR="006F22B6" w:rsidRPr="00C607FB">
              <w:rPr>
                <w:sz w:val="24"/>
                <w:szCs w:val="24"/>
              </w:rPr>
              <w:t xml:space="preserve"> till </w:t>
            </w:r>
            <w:r w:rsidRPr="00C607FB">
              <w:rPr>
                <w:sz w:val="24"/>
                <w:szCs w:val="24"/>
              </w:rPr>
              <w:t>April 2014</w:t>
            </w:r>
          </w:p>
          <w:p w14:paraId="6A43AF20" w14:textId="77777777" w:rsidR="00D53641" w:rsidRPr="00C607FB" w:rsidRDefault="00D53641" w:rsidP="006F22B6">
            <w:pPr>
              <w:rPr>
                <w:sz w:val="24"/>
                <w:szCs w:val="24"/>
              </w:rPr>
            </w:pPr>
          </w:p>
          <w:p w14:paraId="41A25D7B" w14:textId="77777777" w:rsidR="0069029A" w:rsidRPr="00C607FB" w:rsidRDefault="00B469B9" w:rsidP="00B469B9">
            <w:pPr>
              <w:rPr>
                <w:sz w:val="24"/>
                <w:szCs w:val="24"/>
              </w:rPr>
            </w:pPr>
            <w:r w:rsidRPr="00C607FB">
              <w:rPr>
                <w:sz w:val="24"/>
                <w:szCs w:val="24"/>
              </w:rPr>
              <w:t xml:space="preserve">Worked as </w:t>
            </w:r>
            <w:r w:rsidR="00CA1B2F" w:rsidRPr="00C607FB">
              <w:rPr>
                <w:sz w:val="24"/>
                <w:szCs w:val="24"/>
              </w:rPr>
              <w:t>Business Area Specialist</w:t>
            </w:r>
            <w:r w:rsidRPr="00C607FB">
              <w:rPr>
                <w:sz w:val="24"/>
                <w:szCs w:val="24"/>
              </w:rPr>
              <w:t xml:space="preserve"> at S&amp;P Global Market Intelligence( S&amp;P GMI) from May </w:t>
            </w:r>
            <w:r w:rsidR="005C44FE" w:rsidRPr="00C607FB">
              <w:rPr>
                <w:sz w:val="24"/>
                <w:szCs w:val="24"/>
              </w:rPr>
              <w:t>2010</w:t>
            </w:r>
            <w:r w:rsidRPr="00C607FB">
              <w:rPr>
                <w:sz w:val="24"/>
                <w:szCs w:val="24"/>
              </w:rPr>
              <w:t xml:space="preserve"> till April </w:t>
            </w:r>
            <w:r w:rsidR="005C44FE" w:rsidRPr="00C607FB">
              <w:rPr>
                <w:sz w:val="24"/>
                <w:szCs w:val="24"/>
              </w:rPr>
              <w:t>2012</w:t>
            </w:r>
          </w:p>
          <w:p w14:paraId="0CE8FF05" w14:textId="77777777" w:rsidR="00B469B9" w:rsidRPr="008F4DAB" w:rsidRDefault="00B469B9" w:rsidP="00B469B9">
            <w:pPr>
              <w:rPr>
                <w:sz w:val="24"/>
                <w:szCs w:val="24"/>
              </w:rPr>
            </w:pPr>
          </w:p>
        </w:tc>
      </w:tr>
      <w:tr w:rsidR="00F55164" w14:paraId="373BE123" w14:textId="77777777" w:rsidTr="008F0C80">
        <w:trPr>
          <w:trHeight w:val="1770"/>
        </w:trPr>
        <w:tc>
          <w:tcPr>
            <w:tcW w:w="10350" w:type="dxa"/>
            <w:gridSpan w:val="2"/>
          </w:tcPr>
          <w:p w14:paraId="43DDEB06" w14:textId="1A6B9218" w:rsidR="00F55164" w:rsidRDefault="001B0801">
            <w:pPr>
              <w:pStyle w:val="SectionTitle"/>
              <w:rPr>
                <w:ins w:id="14" w:author="BHARADWAJ CRC" w:date="2018-01-26T22:29:00Z"/>
                <w:b/>
              </w:rPr>
            </w:pPr>
            <w:r>
              <w:rPr>
                <w:b/>
              </w:rPr>
              <w:t>Technical profile</w:t>
            </w:r>
          </w:p>
          <w:tbl>
            <w:tblPr>
              <w:tblStyle w:val="TableGrid"/>
              <w:tblW w:w="9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5" w:author="BHARADWAJ CRC" w:date="2018-01-26T22:31:00Z">
                <w:tblPr>
                  <w:tblStyle w:val="TableGrid"/>
                  <w:tblW w:w="8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2925"/>
              <w:gridCol w:w="6491"/>
              <w:tblGridChange w:id="16">
                <w:tblGrid>
                  <w:gridCol w:w="2925"/>
                  <w:gridCol w:w="5770"/>
                </w:tblGrid>
              </w:tblGridChange>
            </w:tblGrid>
            <w:tr w:rsidR="008F0C80" w:rsidRPr="009D4171" w14:paraId="70A404BE" w14:textId="77777777" w:rsidTr="008F0C80">
              <w:trPr>
                <w:trHeight w:val="667"/>
                <w:ins w:id="17" w:author="BHARADWAJ CRC" w:date="2018-01-26T22:28:00Z"/>
                <w:trPrChange w:id="18" w:author="BHARADWAJ CRC" w:date="2018-01-26T22:31:00Z">
                  <w:trPr>
                    <w:trHeight w:val="667"/>
                  </w:trPr>
                </w:trPrChange>
              </w:trPr>
              <w:tc>
                <w:tcPr>
                  <w:tcW w:w="1553" w:type="pct"/>
                  <w:hideMark/>
                  <w:tcPrChange w:id="19" w:author="BHARADWAJ CRC" w:date="2018-01-26T22:31:00Z">
                    <w:tcPr>
                      <w:tcW w:w="1682" w:type="pct"/>
                      <w:hideMark/>
                    </w:tcPr>
                  </w:tcPrChange>
                </w:tcPr>
                <w:p w14:paraId="10A992C7" w14:textId="77777777" w:rsidR="008F0C80" w:rsidRPr="009D4171" w:rsidRDefault="008F0C80" w:rsidP="008F0C80">
                  <w:pPr>
                    <w:pStyle w:val="Achievement"/>
                    <w:jc w:val="left"/>
                    <w:rPr>
                      <w:ins w:id="20" w:author="BHARADWAJ CRC" w:date="2018-01-26T22:28:00Z"/>
                      <w:sz w:val="24"/>
                      <w:szCs w:val="24"/>
                    </w:rPr>
                  </w:pPr>
                  <w:ins w:id="21" w:author="BHARADWAJ CRC" w:date="2018-01-26T22:28:00Z">
                    <w:r w:rsidRPr="009D4171">
                      <w:rPr>
                        <w:sz w:val="24"/>
                        <w:szCs w:val="24"/>
                      </w:rPr>
                      <w:t>Monitoring Tools:</w:t>
                    </w:r>
                  </w:ins>
                </w:p>
              </w:tc>
              <w:tc>
                <w:tcPr>
                  <w:tcW w:w="3447" w:type="pct"/>
                  <w:hideMark/>
                  <w:tcPrChange w:id="22" w:author="BHARADWAJ CRC" w:date="2018-01-26T22:31:00Z">
                    <w:tcPr>
                      <w:tcW w:w="3318" w:type="pct"/>
                      <w:hideMark/>
                    </w:tcPr>
                  </w:tcPrChange>
                </w:tcPr>
                <w:p w14:paraId="54709CA8" w14:textId="77777777" w:rsidR="008F0C80" w:rsidRDefault="008F0C80" w:rsidP="008F0C80">
                  <w:pPr>
                    <w:pStyle w:val="Achievement"/>
                    <w:numPr>
                      <w:ilvl w:val="0"/>
                      <w:numId w:val="0"/>
                    </w:numPr>
                    <w:ind w:left="240"/>
                    <w:jc w:val="left"/>
                    <w:rPr>
                      <w:ins w:id="23" w:author="BHARADWAJ CRC" w:date="2018-01-26T22:28:00Z"/>
                      <w:sz w:val="24"/>
                      <w:szCs w:val="24"/>
                    </w:rPr>
                  </w:pPr>
                  <w:ins w:id="24" w:author="BHARADWAJ CRC" w:date="2018-01-26T22:28:00Z">
                    <w:r>
                      <w:rPr>
                        <w:sz w:val="24"/>
                        <w:szCs w:val="24"/>
                      </w:rPr>
                      <w:t>Application Life Cycle Management Tool, BugTracker</w:t>
                    </w:r>
                  </w:ins>
                </w:p>
                <w:p w14:paraId="7F36B3FE" w14:textId="77777777" w:rsidR="008F0C80" w:rsidRPr="009D4171" w:rsidRDefault="008F0C80" w:rsidP="008F0C80">
                  <w:pPr>
                    <w:pStyle w:val="Achievement"/>
                    <w:numPr>
                      <w:ilvl w:val="0"/>
                      <w:numId w:val="0"/>
                    </w:numPr>
                    <w:ind w:left="240"/>
                    <w:jc w:val="left"/>
                    <w:rPr>
                      <w:ins w:id="25" w:author="BHARADWAJ CRC" w:date="2018-01-26T22:28:00Z"/>
                      <w:sz w:val="24"/>
                      <w:szCs w:val="24"/>
                    </w:rPr>
                  </w:pPr>
                  <w:ins w:id="26" w:author="BHARADWAJ CRC" w:date="2018-01-26T22:28:00Z">
                    <w:r>
                      <w:rPr>
                        <w:sz w:val="24"/>
                        <w:szCs w:val="24"/>
                      </w:rPr>
                      <w:t>Serena PM Tool</w:t>
                    </w:r>
                  </w:ins>
                </w:p>
              </w:tc>
            </w:tr>
            <w:tr w:rsidR="008F0C80" w:rsidRPr="009D4171" w14:paraId="0309F80F" w14:textId="77777777" w:rsidTr="008F0C80">
              <w:trPr>
                <w:trHeight w:val="601"/>
                <w:ins w:id="27" w:author="BHARADWAJ CRC" w:date="2018-01-26T22:28:00Z"/>
                <w:trPrChange w:id="28" w:author="BHARADWAJ CRC" w:date="2018-01-26T22:31:00Z">
                  <w:trPr>
                    <w:trHeight w:val="875"/>
                  </w:trPr>
                </w:trPrChange>
              </w:trPr>
              <w:tc>
                <w:tcPr>
                  <w:tcW w:w="1553" w:type="pct"/>
                  <w:hideMark/>
                  <w:tcPrChange w:id="29" w:author="BHARADWAJ CRC" w:date="2018-01-26T22:31:00Z">
                    <w:tcPr>
                      <w:tcW w:w="1682" w:type="pct"/>
                      <w:hideMark/>
                    </w:tcPr>
                  </w:tcPrChange>
                </w:tcPr>
                <w:p w14:paraId="5F56D566" w14:textId="77777777" w:rsidR="008F0C80" w:rsidRPr="009D4171" w:rsidRDefault="008F0C80" w:rsidP="008F0C80">
                  <w:pPr>
                    <w:pStyle w:val="Achievement"/>
                    <w:jc w:val="left"/>
                    <w:rPr>
                      <w:ins w:id="30" w:author="BHARADWAJ CRC" w:date="2018-01-26T22:28:00Z"/>
                      <w:sz w:val="24"/>
                      <w:szCs w:val="24"/>
                    </w:rPr>
                  </w:pPr>
                  <w:ins w:id="31" w:author="BHARADWAJ CRC" w:date="2018-01-26T22:28:00Z">
                    <w:r w:rsidRPr="009D4171">
                      <w:rPr>
                        <w:sz w:val="24"/>
                        <w:szCs w:val="24"/>
                      </w:rPr>
                      <w:t>Testing Methodologies:</w:t>
                    </w:r>
                  </w:ins>
                </w:p>
              </w:tc>
              <w:tc>
                <w:tcPr>
                  <w:tcW w:w="3447" w:type="pct"/>
                  <w:hideMark/>
                  <w:tcPrChange w:id="32" w:author="BHARADWAJ CRC" w:date="2018-01-26T22:31:00Z">
                    <w:tcPr>
                      <w:tcW w:w="3318" w:type="pct"/>
                      <w:hideMark/>
                    </w:tcPr>
                  </w:tcPrChange>
                </w:tcPr>
                <w:p w14:paraId="214584F2" w14:textId="77777777" w:rsidR="008F0C80" w:rsidRPr="009D4171" w:rsidRDefault="008F0C80" w:rsidP="008F0C80">
                  <w:pPr>
                    <w:pStyle w:val="Achievement"/>
                    <w:numPr>
                      <w:ilvl w:val="0"/>
                      <w:numId w:val="0"/>
                    </w:numPr>
                    <w:ind w:left="240"/>
                    <w:jc w:val="left"/>
                    <w:rPr>
                      <w:ins w:id="33" w:author="BHARADWAJ CRC" w:date="2018-01-26T22:28:00Z"/>
                      <w:sz w:val="24"/>
                      <w:szCs w:val="24"/>
                    </w:rPr>
                  </w:pPr>
                  <w:commentRangeStart w:id="34"/>
                  <w:ins w:id="35" w:author="BHARADWAJ CRC" w:date="2018-01-26T22:28:00Z">
                    <w:r w:rsidRPr="009D4171">
                      <w:rPr>
                        <w:sz w:val="24"/>
                        <w:szCs w:val="24"/>
                      </w:rPr>
                      <w:t>System Testing, Stress Testing, Load Testing, Reliability Testing,  Functionality Testing, Validation</w:t>
                    </w:r>
                    <w:r>
                      <w:rPr>
                        <w:sz w:val="24"/>
                        <w:szCs w:val="24"/>
                      </w:rPr>
                      <w:t xml:space="preserve">, verification, </w:t>
                    </w:r>
                    <w:commentRangeEnd w:id="34"/>
                    <w:r>
                      <w:rPr>
                        <w:rStyle w:val="CommentReference"/>
                      </w:rPr>
                      <w:commentReference w:id="34"/>
                    </w:r>
                  </w:ins>
                </w:p>
              </w:tc>
            </w:tr>
            <w:tr w:rsidR="008F0C80" w:rsidRPr="009D4171" w14:paraId="0611FDD4" w14:textId="77777777" w:rsidTr="008F0C80">
              <w:trPr>
                <w:trHeight w:val="319"/>
                <w:ins w:id="36" w:author="BHARADWAJ CRC" w:date="2018-01-26T22:28:00Z"/>
                <w:trPrChange w:id="37" w:author="BHARADWAJ CRC" w:date="2018-01-26T22:31:00Z">
                  <w:trPr>
                    <w:trHeight w:val="319"/>
                  </w:trPr>
                </w:trPrChange>
              </w:trPr>
              <w:tc>
                <w:tcPr>
                  <w:tcW w:w="1553" w:type="pct"/>
                  <w:hideMark/>
                  <w:tcPrChange w:id="38" w:author="BHARADWAJ CRC" w:date="2018-01-26T22:31:00Z">
                    <w:tcPr>
                      <w:tcW w:w="1682" w:type="pct"/>
                      <w:hideMark/>
                    </w:tcPr>
                  </w:tcPrChange>
                </w:tcPr>
                <w:p w14:paraId="307DF725" w14:textId="77777777" w:rsidR="008F0C80" w:rsidRPr="009D4171" w:rsidRDefault="008F0C80" w:rsidP="008F0C80">
                  <w:pPr>
                    <w:pStyle w:val="Achievement"/>
                    <w:jc w:val="left"/>
                    <w:rPr>
                      <w:ins w:id="39" w:author="BHARADWAJ CRC" w:date="2018-01-26T22:28:00Z"/>
                      <w:sz w:val="24"/>
                      <w:szCs w:val="24"/>
                    </w:rPr>
                  </w:pPr>
                  <w:ins w:id="40" w:author="BHARADWAJ CRC" w:date="2018-01-26T22:28:00Z">
                    <w:r w:rsidRPr="009D4171">
                      <w:rPr>
                        <w:sz w:val="24"/>
                        <w:szCs w:val="24"/>
                      </w:rPr>
                      <w:t>Systems:</w:t>
                    </w:r>
                  </w:ins>
                </w:p>
              </w:tc>
              <w:tc>
                <w:tcPr>
                  <w:tcW w:w="3447" w:type="pct"/>
                  <w:hideMark/>
                  <w:tcPrChange w:id="41" w:author="BHARADWAJ CRC" w:date="2018-01-26T22:31:00Z">
                    <w:tcPr>
                      <w:tcW w:w="3318" w:type="pct"/>
                      <w:hideMark/>
                    </w:tcPr>
                  </w:tcPrChange>
                </w:tcPr>
                <w:p w14:paraId="6B7F19E9" w14:textId="77777777" w:rsidR="008F0C80" w:rsidRPr="009D4171" w:rsidRDefault="008F0C80" w:rsidP="008F0C80">
                  <w:pPr>
                    <w:pStyle w:val="Achievement"/>
                    <w:numPr>
                      <w:ilvl w:val="0"/>
                      <w:numId w:val="0"/>
                    </w:numPr>
                    <w:ind w:left="240"/>
                    <w:jc w:val="left"/>
                    <w:rPr>
                      <w:ins w:id="42" w:author="BHARADWAJ CRC" w:date="2018-01-26T22:28:00Z"/>
                      <w:sz w:val="24"/>
                      <w:szCs w:val="24"/>
                    </w:rPr>
                  </w:pPr>
                  <w:ins w:id="43" w:author="BHARADWAJ CRC" w:date="2018-01-26T22:28:00Z">
                    <w:r w:rsidRPr="009D4171">
                      <w:rPr>
                        <w:sz w:val="24"/>
                        <w:szCs w:val="24"/>
                      </w:rPr>
                      <w:t>Windows</w:t>
                    </w:r>
                  </w:ins>
                </w:p>
              </w:tc>
            </w:tr>
            <w:tr w:rsidR="008F0C80" w:rsidRPr="009D4171" w14:paraId="5FA586A3" w14:textId="77777777" w:rsidTr="008F0C80">
              <w:trPr>
                <w:trHeight w:val="80"/>
                <w:ins w:id="44" w:author="BHARADWAJ CRC" w:date="2018-01-26T22:28:00Z"/>
                <w:trPrChange w:id="45" w:author="BHARADWAJ CRC" w:date="2018-01-26T22:31:00Z">
                  <w:trPr>
                    <w:trHeight w:val="80"/>
                  </w:trPr>
                </w:trPrChange>
              </w:trPr>
              <w:tc>
                <w:tcPr>
                  <w:tcW w:w="1553" w:type="pct"/>
                  <w:tcPrChange w:id="46" w:author="BHARADWAJ CRC" w:date="2018-01-26T22:31:00Z">
                    <w:tcPr>
                      <w:tcW w:w="1682" w:type="pct"/>
                    </w:tcPr>
                  </w:tcPrChange>
                </w:tcPr>
                <w:p w14:paraId="7B435CFE" w14:textId="77777777" w:rsidR="008F0C80" w:rsidRPr="009D4171" w:rsidRDefault="008F0C80" w:rsidP="008F0C80">
                  <w:pPr>
                    <w:pStyle w:val="Achievement"/>
                    <w:jc w:val="left"/>
                    <w:rPr>
                      <w:ins w:id="47" w:author="BHARADWAJ CRC" w:date="2018-01-26T22:28:00Z"/>
                      <w:sz w:val="24"/>
                      <w:szCs w:val="24"/>
                    </w:rPr>
                  </w:pPr>
                  <w:ins w:id="48" w:author="BHARADWAJ CRC" w:date="2018-01-26T22:28:00Z">
                    <w:r>
                      <w:rPr>
                        <w:sz w:val="24"/>
                        <w:szCs w:val="24"/>
                      </w:rPr>
                      <w:t>Other</w:t>
                    </w:r>
                  </w:ins>
                </w:p>
              </w:tc>
              <w:tc>
                <w:tcPr>
                  <w:tcW w:w="3447" w:type="pct"/>
                  <w:tcPrChange w:id="49" w:author="BHARADWAJ CRC" w:date="2018-01-26T22:31:00Z">
                    <w:tcPr>
                      <w:tcW w:w="3318" w:type="pct"/>
                    </w:tcPr>
                  </w:tcPrChange>
                </w:tcPr>
                <w:p w14:paraId="62537834" w14:textId="77777777" w:rsidR="008F0C80" w:rsidRDefault="008F0C80" w:rsidP="008F0C80">
                  <w:pPr>
                    <w:pStyle w:val="Achievement"/>
                    <w:numPr>
                      <w:ilvl w:val="0"/>
                      <w:numId w:val="0"/>
                    </w:numPr>
                    <w:ind w:left="240"/>
                    <w:jc w:val="left"/>
                    <w:rPr>
                      <w:ins w:id="50" w:author="BHARADWAJ CRC" w:date="2018-01-26T22:28:00Z"/>
                      <w:sz w:val="24"/>
                      <w:szCs w:val="24"/>
                    </w:rPr>
                  </w:pPr>
                  <w:ins w:id="51" w:author="BHARADWAJ CRC" w:date="2018-01-26T22:28:00Z">
                    <w:r w:rsidRPr="00AB6D80">
                      <w:rPr>
                        <w:b/>
                        <w:sz w:val="24"/>
                        <w:szCs w:val="24"/>
                      </w:rPr>
                      <w:t>Sun-Certified</w:t>
                    </w:r>
                    <w:r>
                      <w:rPr>
                        <w:sz w:val="24"/>
                        <w:szCs w:val="24"/>
                      </w:rPr>
                      <w:t xml:space="preserve"> Java programmer , Working Knowledge of MySQL, MS Access, </w:t>
                    </w:r>
                    <w:r w:rsidRPr="003A7F84">
                      <w:rPr>
                        <w:sz w:val="24"/>
                        <w:szCs w:val="24"/>
                      </w:rPr>
                      <w:t>Excel, Word, Power Point</w:t>
                    </w:r>
                    <w:r>
                      <w:rPr>
                        <w:sz w:val="24"/>
                        <w:szCs w:val="24"/>
                      </w:rPr>
                      <w:t xml:space="preserve">, </w:t>
                    </w:r>
                  </w:ins>
                </w:p>
                <w:p w14:paraId="37374D84" w14:textId="77777777" w:rsidR="008F0C80" w:rsidRPr="009D4171" w:rsidRDefault="008F0C80" w:rsidP="008F0C80">
                  <w:pPr>
                    <w:pStyle w:val="Achievement"/>
                    <w:numPr>
                      <w:ilvl w:val="0"/>
                      <w:numId w:val="0"/>
                    </w:numPr>
                    <w:ind w:left="240"/>
                    <w:jc w:val="left"/>
                    <w:rPr>
                      <w:ins w:id="52" w:author="BHARADWAJ CRC" w:date="2018-01-26T22:28:00Z"/>
                      <w:sz w:val="24"/>
                      <w:szCs w:val="24"/>
                    </w:rPr>
                  </w:pPr>
                </w:p>
              </w:tc>
            </w:tr>
          </w:tbl>
          <w:p w14:paraId="55CD1217" w14:textId="78788D9E" w:rsidR="008F0C80" w:rsidRPr="008F0C80" w:rsidRDefault="008F0C80" w:rsidP="008F0C80">
            <w:pPr>
              <w:pStyle w:val="Objective"/>
              <w:rPr>
                <w:rPrChange w:id="53" w:author="BHARADWAJ CRC" w:date="2018-01-26T22:28:00Z">
                  <w:rPr>
                    <w:b/>
                  </w:rPr>
                </w:rPrChange>
              </w:rPr>
              <w:pPrChange w:id="54" w:author="BHARADWAJ CRC" w:date="2018-01-26T22:28:00Z">
                <w:pPr>
                  <w:pStyle w:val="SectionTitle"/>
                </w:pPr>
              </w:pPrChange>
            </w:pPr>
          </w:p>
        </w:tc>
      </w:tr>
      <w:tr w:rsidR="008F0C80" w:rsidDel="008F0C80" w14:paraId="1D684D78" w14:textId="0CF7CAC6" w:rsidTr="007D5DB8">
        <w:trPr>
          <w:trHeight w:val="1770"/>
          <w:del w:id="55" w:author="BHARADWAJ CRC" w:date="2018-01-26T22:32:00Z"/>
        </w:trPr>
        <w:tc>
          <w:tcPr>
            <w:tcW w:w="10350" w:type="dxa"/>
            <w:gridSpan w:val="2"/>
          </w:tcPr>
          <w:p w14:paraId="03F65D5C" w14:textId="7C52BBB3" w:rsidR="008F0C80" w:rsidDel="008F0C80" w:rsidRDefault="008F0C80">
            <w:pPr>
              <w:pStyle w:val="SectionTitle"/>
              <w:rPr>
                <w:del w:id="56" w:author="BHARADWAJ CRC" w:date="2018-01-26T22:32:00Z"/>
                <w:b/>
              </w:rPr>
            </w:pPr>
          </w:p>
        </w:tc>
      </w:tr>
      <w:tr w:rsidR="00F55164" w:rsidDel="008F0C80" w14:paraId="04903AFB" w14:textId="6FD90124" w:rsidTr="007D5DB8">
        <w:trPr>
          <w:trHeight w:val="3035"/>
          <w:del w:id="57" w:author="BHARADWAJ CRC" w:date="2018-01-26T22:34:00Z"/>
        </w:trPr>
        <w:tc>
          <w:tcPr>
            <w:tcW w:w="990" w:type="dxa"/>
          </w:tcPr>
          <w:p w14:paraId="0F38BAF5" w14:textId="275B3ACC" w:rsidR="002F3CD3" w:rsidRPr="002F3CD3" w:rsidDel="008F0C80" w:rsidRDefault="002F3CD3" w:rsidP="002F3CD3">
            <w:pPr>
              <w:tabs>
                <w:tab w:val="left" w:pos="1425"/>
              </w:tabs>
              <w:rPr>
                <w:del w:id="58" w:author="BHARADWAJ CRC" w:date="2018-01-26T22:34:00Z"/>
              </w:rPr>
            </w:pPr>
          </w:p>
        </w:tc>
        <w:tc>
          <w:tcPr>
            <w:tcW w:w="9360" w:type="dxa"/>
          </w:tcPr>
          <w:p w14:paraId="0E69082C" w14:textId="18CB8E66" w:rsidR="004B69AC" w:rsidDel="008F0C80" w:rsidRDefault="004B69AC" w:rsidP="00314B62">
            <w:pPr>
              <w:pStyle w:val="Achievement"/>
              <w:numPr>
                <w:ilvl w:val="0"/>
                <w:numId w:val="0"/>
              </w:numPr>
              <w:ind w:left="240"/>
              <w:jc w:val="left"/>
              <w:rPr>
                <w:del w:id="59" w:author="BHARADWAJ CRC" w:date="2018-01-26T22:28:00Z"/>
                <w:rFonts w:cs="Arial"/>
                <w:b/>
                <w:color w:val="333333"/>
                <w:szCs w:val="22"/>
              </w:rPr>
            </w:pPr>
          </w:p>
          <w:tbl>
            <w:tblPr>
              <w:tblStyle w:val="TableGrid"/>
              <w:tblW w:w="8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5770"/>
            </w:tblGrid>
            <w:tr w:rsidR="009D4171" w:rsidRPr="009D4171" w:rsidDel="008F0C80" w14:paraId="0086098E" w14:textId="2734A377" w:rsidTr="007219CD">
              <w:trPr>
                <w:trHeight w:val="667"/>
                <w:del w:id="60" w:author="BHARADWAJ CRC" w:date="2018-01-26T22:28:00Z"/>
              </w:trPr>
              <w:tc>
                <w:tcPr>
                  <w:tcW w:w="1682" w:type="pct"/>
                  <w:hideMark/>
                </w:tcPr>
                <w:p w14:paraId="6E6B382E" w14:textId="49A6940E" w:rsidR="009D4171" w:rsidRPr="009D4171" w:rsidDel="008F0C80" w:rsidRDefault="009D4171" w:rsidP="009D4171">
                  <w:pPr>
                    <w:pStyle w:val="Achievement"/>
                    <w:jc w:val="left"/>
                    <w:rPr>
                      <w:del w:id="61" w:author="BHARADWAJ CRC" w:date="2018-01-26T22:28:00Z"/>
                      <w:sz w:val="24"/>
                      <w:szCs w:val="24"/>
                    </w:rPr>
                  </w:pPr>
                  <w:del w:id="62" w:author="BHARADWAJ CRC" w:date="2018-01-26T22:28:00Z">
                    <w:r w:rsidRPr="009D4171" w:rsidDel="008F0C80">
                      <w:rPr>
                        <w:sz w:val="24"/>
                        <w:szCs w:val="24"/>
                      </w:rPr>
                      <w:delText>Monitoring Tools:</w:delText>
                    </w:r>
                  </w:del>
                </w:p>
              </w:tc>
              <w:tc>
                <w:tcPr>
                  <w:tcW w:w="3318" w:type="pct"/>
                  <w:hideMark/>
                </w:tcPr>
                <w:p w14:paraId="22571F65" w14:textId="61D7DC6F" w:rsidR="009D4171" w:rsidDel="008F0C80" w:rsidRDefault="009D4171" w:rsidP="009D4171">
                  <w:pPr>
                    <w:pStyle w:val="Achievement"/>
                    <w:numPr>
                      <w:ilvl w:val="0"/>
                      <w:numId w:val="0"/>
                    </w:numPr>
                    <w:ind w:left="240"/>
                    <w:jc w:val="left"/>
                    <w:rPr>
                      <w:del w:id="63" w:author="BHARADWAJ CRC" w:date="2018-01-26T22:28:00Z"/>
                      <w:sz w:val="24"/>
                      <w:szCs w:val="24"/>
                    </w:rPr>
                  </w:pPr>
                  <w:del w:id="64" w:author="BHARADWAJ CRC" w:date="2018-01-26T22:28:00Z">
                    <w:r w:rsidDel="008F0C80">
                      <w:rPr>
                        <w:sz w:val="24"/>
                        <w:szCs w:val="24"/>
                      </w:rPr>
                      <w:delText>Application Life Cycle Management Tool, BugTracker</w:delText>
                    </w:r>
                  </w:del>
                </w:p>
                <w:p w14:paraId="035C21B7" w14:textId="2A29F8A5" w:rsidR="00C5324F" w:rsidRPr="009D4171" w:rsidDel="008F0C80" w:rsidRDefault="00C5324F" w:rsidP="009D4171">
                  <w:pPr>
                    <w:pStyle w:val="Achievement"/>
                    <w:numPr>
                      <w:ilvl w:val="0"/>
                      <w:numId w:val="0"/>
                    </w:numPr>
                    <w:ind w:left="240"/>
                    <w:jc w:val="left"/>
                    <w:rPr>
                      <w:del w:id="65" w:author="BHARADWAJ CRC" w:date="2018-01-26T22:28:00Z"/>
                      <w:sz w:val="24"/>
                      <w:szCs w:val="24"/>
                    </w:rPr>
                  </w:pPr>
                  <w:del w:id="66" w:author="BHARADWAJ CRC" w:date="2018-01-26T22:28:00Z">
                    <w:r w:rsidDel="008F0C80">
                      <w:rPr>
                        <w:sz w:val="24"/>
                        <w:szCs w:val="24"/>
                      </w:rPr>
                      <w:delText>Serena PM Tool</w:delText>
                    </w:r>
                  </w:del>
                </w:p>
              </w:tc>
            </w:tr>
            <w:tr w:rsidR="007219CD" w:rsidRPr="009D4171" w:rsidDel="008F0C80" w14:paraId="23251B5F" w14:textId="5B7CD2EC" w:rsidTr="007219CD">
              <w:trPr>
                <w:trHeight w:val="875"/>
                <w:del w:id="67" w:author="BHARADWAJ CRC" w:date="2018-01-26T22:28:00Z"/>
              </w:trPr>
              <w:tc>
                <w:tcPr>
                  <w:tcW w:w="1682" w:type="pct"/>
                  <w:hideMark/>
                </w:tcPr>
                <w:p w14:paraId="3129362C" w14:textId="42B22B0B" w:rsidR="009D4171" w:rsidRPr="009D4171" w:rsidDel="008F0C80" w:rsidRDefault="009D4171" w:rsidP="009D4171">
                  <w:pPr>
                    <w:pStyle w:val="Achievement"/>
                    <w:jc w:val="left"/>
                    <w:rPr>
                      <w:del w:id="68" w:author="BHARADWAJ CRC" w:date="2018-01-26T22:28:00Z"/>
                      <w:sz w:val="24"/>
                      <w:szCs w:val="24"/>
                    </w:rPr>
                  </w:pPr>
                  <w:del w:id="69" w:author="BHARADWAJ CRC" w:date="2018-01-26T22:28:00Z">
                    <w:r w:rsidRPr="009D4171" w:rsidDel="008F0C80">
                      <w:rPr>
                        <w:sz w:val="24"/>
                        <w:szCs w:val="24"/>
                      </w:rPr>
                      <w:delText>Testing Methodologies:</w:delText>
                    </w:r>
                  </w:del>
                </w:p>
              </w:tc>
              <w:tc>
                <w:tcPr>
                  <w:tcW w:w="3318" w:type="pct"/>
                  <w:hideMark/>
                </w:tcPr>
                <w:p w14:paraId="1510088F" w14:textId="325AABC8" w:rsidR="009D4171" w:rsidRPr="009D4171" w:rsidDel="008F0C80" w:rsidRDefault="009D4171" w:rsidP="00983510">
                  <w:pPr>
                    <w:pStyle w:val="Achievement"/>
                    <w:numPr>
                      <w:ilvl w:val="0"/>
                      <w:numId w:val="0"/>
                    </w:numPr>
                    <w:ind w:left="240"/>
                    <w:jc w:val="left"/>
                    <w:rPr>
                      <w:del w:id="70" w:author="BHARADWAJ CRC" w:date="2018-01-26T22:28:00Z"/>
                      <w:sz w:val="24"/>
                      <w:szCs w:val="24"/>
                    </w:rPr>
                  </w:pPr>
                  <w:commentRangeStart w:id="71"/>
                  <w:del w:id="72" w:author="BHARADWAJ CRC" w:date="2018-01-26T22:28:00Z">
                    <w:r w:rsidRPr="009D4171" w:rsidDel="008F0C80">
                      <w:rPr>
                        <w:sz w:val="24"/>
                        <w:szCs w:val="24"/>
                      </w:rPr>
                      <w:delText>System Testing, Stress Testing, Load Testing, Reliability Testing, Feature Testing, Acceptance Testing, Functionality Testing, Validation</w:delText>
                    </w:r>
                    <w:r w:rsidR="0098127D" w:rsidDel="008F0C80">
                      <w:rPr>
                        <w:sz w:val="24"/>
                        <w:szCs w:val="24"/>
                      </w:rPr>
                      <w:delText>, verification</w:delText>
                    </w:r>
                    <w:r w:rsidR="00F35662" w:rsidDel="008F0C80">
                      <w:rPr>
                        <w:sz w:val="24"/>
                        <w:szCs w:val="24"/>
                      </w:rPr>
                      <w:delText xml:space="preserve">, </w:delText>
                    </w:r>
                    <w:commentRangeEnd w:id="71"/>
                    <w:r w:rsidR="0024522A" w:rsidDel="008F0C80">
                      <w:rPr>
                        <w:rStyle w:val="CommentReference"/>
                      </w:rPr>
                      <w:commentReference w:id="71"/>
                    </w:r>
                  </w:del>
                </w:p>
              </w:tc>
            </w:tr>
            <w:tr w:rsidR="009D4171" w:rsidRPr="009D4171" w:rsidDel="008F0C80" w14:paraId="2BFF9B55" w14:textId="51B829D3" w:rsidTr="007219CD">
              <w:trPr>
                <w:trHeight w:val="319"/>
                <w:del w:id="73" w:author="BHARADWAJ CRC" w:date="2018-01-26T22:28:00Z"/>
              </w:trPr>
              <w:tc>
                <w:tcPr>
                  <w:tcW w:w="1682" w:type="pct"/>
                  <w:hideMark/>
                </w:tcPr>
                <w:p w14:paraId="6197DD4B" w14:textId="51C12933" w:rsidR="009D4171" w:rsidRPr="009D4171" w:rsidDel="008F0C80" w:rsidRDefault="009D4171" w:rsidP="009D4171">
                  <w:pPr>
                    <w:pStyle w:val="Achievement"/>
                    <w:jc w:val="left"/>
                    <w:rPr>
                      <w:del w:id="74" w:author="BHARADWAJ CRC" w:date="2018-01-26T22:28:00Z"/>
                      <w:sz w:val="24"/>
                      <w:szCs w:val="24"/>
                    </w:rPr>
                  </w:pPr>
                  <w:del w:id="75" w:author="BHARADWAJ CRC" w:date="2018-01-26T22:28:00Z">
                    <w:r w:rsidRPr="009D4171" w:rsidDel="008F0C80">
                      <w:rPr>
                        <w:sz w:val="24"/>
                        <w:szCs w:val="24"/>
                      </w:rPr>
                      <w:delText>Systems:</w:delText>
                    </w:r>
                  </w:del>
                </w:p>
              </w:tc>
              <w:tc>
                <w:tcPr>
                  <w:tcW w:w="3318" w:type="pct"/>
                  <w:hideMark/>
                </w:tcPr>
                <w:p w14:paraId="1A117D46" w14:textId="5D8851D4" w:rsidR="00DC2B86" w:rsidRPr="009D4171" w:rsidDel="008F0C80" w:rsidRDefault="009D4171" w:rsidP="00590258">
                  <w:pPr>
                    <w:pStyle w:val="Achievement"/>
                    <w:numPr>
                      <w:ilvl w:val="0"/>
                      <w:numId w:val="0"/>
                    </w:numPr>
                    <w:ind w:left="240"/>
                    <w:jc w:val="left"/>
                    <w:rPr>
                      <w:del w:id="76" w:author="BHARADWAJ CRC" w:date="2018-01-26T22:28:00Z"/>
                      <w:sz w:val="24"/>
                      <w:szCs w:val="24"/>
                    </w:rPr>
                  </w:pPr>
                  <w:del w:id="77" w:author="BHARADWAJ CRC" w:date="2018-01-26T22:28:00Z">
                    <w:r w:rsidRPr="009D4171" w:rsidDel="008F0C80">
                      <w:rPr>
                        <w:sz w:val="24"/>
                        <w:szCs w:val="24"/>
                      </w:rPr>
                      <w:delText>Windows</w:delText>
                    </w:r>
                  </w:del>
                </w:p>
              </w:tc>
            </w:tr>
            <w:tr w:rsidR="00AA4B5F" w:rsidRPr="009D4171" w:rsidDel="008F0C80" w14:paraId="314AC802" w14:textId="4FF5ABC1" w:rsidTr="00025367">
              <w:trPr>
                <w:trHeight w:val="80"/>
                <w:del w:id="78" w:author="BHARADWAJ CRC" w:date="2018-01-26T22:28:00Z"/>
              </w:trPr>
              <w:tc>
                <w:tcPr>
                  <w:tcW w:w="1682" w:type="pct"/>
                </w:tcPr>
                <w:p w14:paraId="07F6C880" w14:textId="4D80FF16" w:rsidR="00AA4B5F" w:rsidRPr="009D4171" w:rsidDel="008F0C80" w:rsidRDefault="00AA4B5F" w:rsidP="009D4171">
                  <w:pPr>
                    <w:pStyle w:val="Achievement"/>
                    <w:jc w:val="left"/>
                    <w:rPr>
                      <w:del w:id="79" w:author="BHARADWAJ CRC" w:date="2018-01-26T22:28:00Z"/>
                      <w:sz w:val="24"/>
                      <w:szCs w:val="24"/>
                    </w:rPr>
                  </w:pPr>
                  <w:del w:id="80" w:author="BHARADWAJ CRC" w:date="2018-01-26T22:28:00Z">
                    <w:r w:rsidDel="008F0C80">
                      <w:rPr>
                        <w:sz w:val="24"/>
                        <w:szCs w:val="24"/>
                      </w:rPr>
                      <w:delText>Other</w:delText>
                    </w:r>
                  </w:del>
                </w:p>
              </w:tc>
              <w:tc>
                <w:tcPr>
                  <w:tcW w:w="3318" w:type="pct"/>
                </w:tcPr>
                <w:p w14:paraId="217687F4" w14:textId="50361570" w:rsidR="00AA4B5F" w:rsidDel="008F0C80" w:rsidRDefault="0024522A" w:rsidP="00D04044">
                  <w:pPr>
                    <w:pStyle w:val="Achievement"/>
                    <w:numPr>
                      <w:ilvl w:val="0"/>
                      <w:numId w:val="0"/>
                    </w:numPr>
                    <w:ind w:left="240"/>
                    <w:jc w:val="left"/>
                    <w:rPr>
                      <w:del w:id="81" w:author="BHARADWAJ CRC" w:date="2018-01-26T22:28:00Z"/>
                      <w:sz w:val="24"/>
                      <w:szCs w:val="24"/>
                    </w:rPr>
                  </w:pPr>
                  <w:ins w:id="82" w:author="Bhimaraju, Devi Charan (bhimardn)" w:date="2017-12-22T11:55:00Z">
                    <w:del w:id="83" w:author="BHARADWAJ CRC" w:date="2018-01-26T22:28:00Z">
                      <w:r w:rsidRPr="0024522A" w:rsidDel="008F0C80">
                        <w:rPr>
                          <w:b/>
                          <w:sz w:val="24"/>
                          <w:szCs w:val="24"/>
                          <w:rPrChange w:id="84" w:author="Bhimaraju, Devi Charan (bhimardn)" w:date="2017-12-22T12:00:00Z">
                            <w:rPr>
                              <w:sz w:val="24"/>
                              <w:szCs w:val="24"/>
                            </w:rPr>
                          </w:rPrChange>
                        </w:rPr>
                        <w:delText>Sun</w:delText>
                      </w:r>
                    </w:del>
                  </w:ins>
                  <w:ins w:id="85" w:author="Bhimaraju, Devi Charan (bhimardn)" w:date="2017-12-22T12:00:00Z">
                    <w:del w:id="86" w:author="BHARADWAJ CRC" w:date="2018-01-26T22:28:00Z">
                      <w:r w:rsidRPr="0024522A" w:rsidDel="008F0C80">
                        <w:rPr>
                          <w:b/>
                          <w:sz w:val="24"/>
                          <w:szCs w:val="24"/>
                          <w:rPrChange w:id="87" w:author="Bhimaraju, Devi Charan (bhimardn)" w:date="2017-12-22T12:00:00Z">
                            <w:rPr>
                              <w:sz w:val="24"/>
                              <w:szCs w:val="24"/>
                            </w:rPr>
                          </w:rPrChange>
                        </w:rPr>
                        <w:delText>-</w:delText>
                      </w:r>
                    </w:del>
                  </w:ins>
                  <w:ins w:id="88" w:author="Bhimaraju, Devi Charan (bhimardn)" w:date="2017-12-22T11:55:00Z">
                    <w:del w:id="89" w:author="BHARADWAJ CRC" w:date="2018-01-26T22:28:00Z">
                      <w:r w:rsidRPr="0024522A" w:rsidDel="008F0C80">
                        <w:rPr>
                          <w:b/>
                          <w:sz w:val="24"/>
                          <w:szCs w:val="24"/>
                          <w:rPrChange w:id="90" w:author="Bhimaraju, Devi Charan (bhimardn)" w:date="2017-12-22T12:00:00Z">
                            <w:rPr>
                              <w:sz w:val="24"/>
                              <w:szCs w:val="24"/>
                            </w:rPr>
                          </w:rPrChange>
                        </w:rPr>
                        <w:delText>Certified</w:delText>
                      </w:r>
                      <w:r w:rsidDel="008F0C80">
                        <w:rPr>
                          <w:sz w:val="24"/>
                          <w:szCs w:val="24"/>
                        </w:rPr>
                        <w:delText xml:space="preserve"> Java programmer , </w:delText>
                      </w:r>
                    </w:del>
                  </w:ins>
                  <w:del w:id="91" w:author="BHARADWAJ CRC" w:date="2018-01-26T22:28:00Z">
                    <w:r w:rsidR="00D33658" w:rsidDel="008F0C80">
                      <w:rPr>
                        <w:sz w:val="24"/>
                        <w:szCs w:val="24"/>
                      </w:rPr>
                      <w:delText xml:space="preserve">Working </w:delText>
                    </w:r>
                    <w:r w:rsidR="00AA4B5F" w:rsidDel="008F0C80">
                      <w:rPr>
                        <w:sz w:val="24"/>
                        <w:szCs w:val="24"/>
                      </w:rPr>
                      <w:delText xml:space="preserve">Knowledge of </w:delText>
                    </w:r>
                    <w:r w:rsidR="00E1044B" w:rsidDel="008F0C80">
                      <w:rPr>
                        <w:sz w:val="24"/>
                        <w:szCs w:val="24"/>
                      </w:rPr>
                      <w:delText>My</w:delText>
                    </w:r>
                    <w:r w:rsidR="00AA4B5F" w:rsidDel="008F0C80">
                      <w:rPr>
                        <w:sz w:val="24"/>
                        <w:szCs w:val="24"/>
                      </w:rPr>
                      <w:delText>SQL</w:delText>
                    </w:r>
                    <w:r w:rsidR="00D33658" w:rsidDel="008F0C80">
                      <w:rPr>
                        <w:sz w:val="24"/>
                        <w:szCs w:val="24"/>
                      </w:rPr>
                      <w:delText>,</w:delText>
                    </w:r>
                    <w:r w:rsidR="00E1044B" w:rsidDel="008F0C80">
                      <w:rPr>
                        <w:sz w:val="24"/>
                        <w:szCs w:val="24"/>
                      </w:rPr>
                      <w:delText xml:space="preserve"> MS Access</w:delText>
                    </w:r>
                  </w:del>
                  <w:ins w:id="92" w:author="Bhimaraju, Devi Charan (bhimardn)" w:date="2017-12-22T11:56:00Z">
                    <w:del w:id="93" w:author="BHARADWAJ CRC" w:date="2018-01-26T22:28:00Z">
                      <w:r w:rsidDel="008F0C80">
                        <w:rPr>
                          <w:sz w:val="24"/>
                          <w:szCs w:val="24"/>
                        </w:rPr>
                        <w:delText xml:space="preserve">, </w:delText>
                      </w:r>
                      <w:r w:rsidRPr="003A7F84" w:rsidDel="008F0C80">
                        <w:rPr>
                          <w:sz w:val="24"/>
                          <w:szCs w:val="24"/>
                        </w:rPr>
                        <w:delText>Excel, Word, Power Point</w:delText>
                      </w:r>
                    </w:del>
                  </w:ins>
                </w:p>
                <w:p w14:paraId="5B4A70FC" w14:textId="1A1093EA" w:rsidR="00AA4B5F" w:rsidDel="008F0C80" w:rsidRDefault="00AA4B5F" w:rsidP="00D04044">
                  <w:pPr>
                    <w:pStyle w:val="Achievement"/>
                    <w:numPr>
                      <w:ilvl w:val="0"/>
                      <w:numId w:val="0"/>
                    </w:numPr>
                    <w:ind w:left="240"/>
                    <w:jc w:val="left"/>
                    <w:rPr>
                      <w:del w:id="94" w:author="BHARADWAJ CRC" w:date="2018-01-26T22:28:00Z"/>
                      <w:sz w:val="24"/>
                      <w:szCs w:val="24"/>
                    </w:rPr>
                  </w:pPr>
                  <w:del w:id="95" w:author="BHARADWAJ CRC" w:date="2018-01-26T22:28:00Z">
                    <w:r w:rsidDel="008F0C80">
                      <w:rPr>
                        <w:sz w:val="24"/>
                        <w:szCs w:val="24"/>
                      </w:rPr>
                      <w:delText>Sun Certified Java programmer, 2000</w:delText>
                    </w:r>
                  </w:del>
                </w:p>
                <w:p w14:paraId="51DD491D" w14:textId="7449D823" w:rsidR="00AA4B5F" w:rsidRPr="009D4171" w:rsidDel="008F0C80" w:rsidRDefault="003A7F84" w:rsidP="007219CD">
                  <w:pPr>
                    <w:pStyle w:val="Achievement"/>
                    <w:numPr>
                      <w:ilvl w:val="0"/>
                      <w:numId w:val="0"/>
                    </w:numPr>
                    <w:ind w:left="240"/>
                    <w:jc w:val="left"/>
                    <w:rPr>
                      <w:del w:id="96" w:author="BHARADWAJ CRC" w:date="2018-01-26T22:28:00Z"/>
                      <w:sz w:val="24"/>
                      <w:szCs w:val="24"/>
                    </w:rPr>
                  </w:pPr>
                  <w:del w:id="97" w:author="BHARADWAJ CRC" w:date="2018-01-26T22:28:00Z">
                    <w:r w:rsidRPr="003A7F84" w:rsidDel="008F0C80">
                      <w:rPr>
                        <w:sz w:val="24"/>
                        <w:szCs w:val="24"/>
                      </w:rPr>
                      <w:delText>Excel, Word, Power Point</w:delText>
                    </w:r>
                  </w:del>
                </w:p>
              </w:tc>
            </w:tr>
          </w:tbl>
          <w:p w14:paraId="1CE7D2D7" w14:textId="71EB6D9C" w:rsidR="009843BD" w:rsidDel="008F0C80" w:rsidRDefault="009843BD" w:rsidP="007B6507">
            <w:pPr>
              <w:pStyle w:val="Achievement"/>
              <w:numPr>
                <w:ilvl w:val="0"/>
                <w:numId w:val="0"/>
              </w:numPr>
              <w:ind w:left="240"/>
              <w:jc w:val="left"/>
              <w:rPr>
                <w:del w:id="98" w:author="BHARADWAJ CRC" w:date="2018-01-26T22:34:00Z"/>
              </w:rPr>
            </w:pPr>
          </w:p>
        </w:tc>
      </w:tr>
      <w:tr w:rsidR="00F55164" w14:paraId="31FB92E9" w14:textId="77777777" w:rsidTr="007D5DB8">
        <w:trPr>
          <w:trHeight w:val="1133"/>
        </w:trPr>
        <w:tc>
          <w:tcPr>
            <w:tcW w:w="10350" w:type="dxa"/>
            <w:gridSpan w:val="2"/>
          </w:tcPr>
          <w:p w14:paraId="2C335D7E" w14:textId="3A2E045F" w:rsidR="00B67E8E" w:rsidDel="008F0C80" w:rsidRDefault="00B67E8E">
            <w:pPr>
              <w:pStyle w:val="SectionTitle"/>
              <w:rPr>
                <w:del w:id="99" w:author="BHARADWAJ CRC" w:date="2018-01-26T22:34:00Z"/>
                <w:b/>
              </w:rPr>
            </w:pPr>
          </w:p>
          <w:p w14:paraId="499667FD" w14:textId="77777777" w:rsidR="00F55164" w:rsidRDefault="00363A8F">
            <w:pPr>
              <w:pStyle w:val="SectionTitle"/>
              <w:rPr>
                <w:b/>
              </w:rPr>
            </w:pPr>
            <w:r w:rsidRPr="00FE0CE5">
              <w:rPr>
                <w:b/>
              </w:rPr>
              <w:t>Education</w:t>
            </w:r>
          </w:p>
          <w:p w14:paraId="2A203E1C" w14:textId="77777777" w:rsidR="00BB3897" w:rsidRPr="00BB3897" w:rsidRDefault="00BB3897" w:rsidP="00BB3897">
            <w:pPr>
              <w:pStyle w:val="Objective"/>
            </w:pPr>
          </w:p>
        </w:tc>
      </w:tr>
      <w:tr w:rsidR="00F55164" w14:paraId="2047E529" w14:textId="77777777" w:rsidTr="007D5DB8">
        <w:trPr>
          <w:trHeight w:val="737"/>
        </w:trPr>
        <w:tc>
          <w:tcPr>
            <w:tcW w:w="990" w:type="dxa"/>
          </w:tcPr>
          <w:p w14:paraId="1B3FCD36" w14:textId="77777777" w:rsidR="00F55164" w:rsidRDefault="00F55164">
            <w:pPr>
              <w:pStyle w:val="NoTitle"/>
            </w:pPr>
          </w:p>
        </w:tc>
        <w:tc>
          <w:tcPr>
            <w:tcW w:w="9360" w:type="dxa"/>
          </w:tcPr>
          <w:tbl>
            <w:tblPr>
              <w:tblStyle w:val="TableGrid"/>
              <w:tblW w:w="6582" w:type="dxa"/>
              <w:tblInd w:w="24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6582"/>
            </w:tblGrid>
            <w:tr w:rsidR="00C60105" w14:paraId="7E363017" w14:textId="77777777" w:rsidTr="007219CD">
              <w:trPr>
                <w:trHeight w:val="333"/>
              </w:trPr>
              <w:tc>
                <w:tcPr>
                  <w:tcW w:w="0" w:type="auto"/>
                </w:tcPr>
                <w:p w14:paraId="79B05EEA" w14:textId="77777777" w:rsidR="00C60105" w:rsidRDefault="00C60105" w:rsidP="0056590D">
                  <w:pPr>
                    <w:pStyle w:val="Achievement"/>
                    <w:numPr>
                      <w:ilvl w:val="0"/>
                      <w:numId w:val="0"/>
                    </w:numPr>
                    <w:ind w:left="240" w:hanging="240"/>
                  </w:pPr>
                  <w:r>
                    <w:rPr>
                      <w:sz w:val="24"/>
                      <w:szCs w:val="24"/>
                    </w:rPr>
                    <w:t>Company Secretary</w:t>
                  </w:r>
                  <w:r w:rsidR="0056590D">
                    <w:rPr>
                      <w:sz w:val="24"/>
                      <w:szCs w:val="24"/>
                    </w:rPr>
                    <w:t>, Institute of Company Secretaries of India, 2015</w:t>
                  </w:r>
                </w:p>
              </w:tc>
            </w:tr>
            <w:tr w:rsidR="00C60105" w14:paraId="485178BC" w14:textId="77777777" w:rsidTr="007219CD">
              <w:trPr>
                <w:trHeight w:val="319"/>
              </w:trPr>
              <w:tc>
                <w:tcPr>
                  <w:tcW w:w="0" w:type="auto"/>
                </w:tcPr>
                <w:p w14:paraId="7FDFD092" w14:textId="77777777" w:rsidR="00C60105" w:rsidRDefault="00C60105" w:rsidP="0056590D">
                  <w:pPr>
                    <w:pStyle w:val="Achievement"/>
                    <w:numPr>
                      <w:ilvl w:val="0"/>
                      <w:numId w:val="0"/>
                    </w:numPr>
                    <w:ind w:left="240" w:hanging="240"/>
                  </w:pPr>
                  <w:r w:rsidRPr="0056590D">
                    <w:rPr>
                      <w:sz w:val="24"/>
                      <w:szCs w:val="24"/>
                    </w:rPr>
                    <w:t>Master of Business Administraion</w:t>
                  </w:r>
                  <w:r w:rsidR="0056590D" w:rsidRPr="0056590D">
                    <w:rPr>
                      <w:sz w:val="24"/>
                      <w:szCs w:val="24"/>
                    </w:rPr>
                    <w:t>, Andhra University</w:t>
                  </w:r>
                  <w:r w:rsidR="0056590D">
                    <w:rPr>
                      <w:sz w:val="24"/>
                      <w:szCs w:val="24"/>
                    </w:rPr>
                    <w:t>, 2003</w:t>
                  </w:r>
                </w:p>
              </w:tc>
            </w:tr>
            <w:tr w:rsidR="00C60105" w14:paraId="0527797F" w14:textId="77777777" w:rsidTr="007219CD">
              <w:trPr>
                <w:trHeight w:val="306"/>
              </w:trPr>
              <w:tc>
                <w:tcPr>
                  <w:tcW w:w="0" w:type="auto"/>
                </w:tcPr>
                <w:p w14:paraId="78919C56" w14:textId="77777777" w:rsidR="00C60105" w:rsidRDefault="00C60105" w:rsidP="00C60105">
                  <w:pPr>
                    <w:pStyle w:val="Achievement"/>
                    <w:numPr>
                      <w:ilvl w:val="0"/>
                      <w:numId w:val="0"/>
                    </w:numPr>
                  </w:pPr>
                </w:p>
              </w:tc>
            </w:tr>
          </w:tbl>
          <w:p w14:paraId="566CA021" w14:textId="77777777" w:rsidR="00F55164" w:rsidRDefault="00F55164" w:rsidP="00C60105">
            <w:pPr>
              <w:pStyle w:val="Achievement"/>
              <w:numPr>
                <w:ilvl w:val="0"/>
                <w:numId w:val="0"/>
              </w:numPr>
              <w:ind w:left="240"/>
            </w:pPr>
          </w:p>
        </w:tc>
      </w:tr>
      <w:tr w:rsidR="00F55164" w14:paraId="08196A10" w14:textId="77777777" w:rsidTr="007D5DB8">
        <w:trPr>
          <w:trHeight w:val="486"/>
        </w:trPr>
        <w:tc>
          <w:tcPr>
            <w:tcW w:w="10350" w:type="dxa"/>
            <w:gridSpan w:val="2"/>
          </w:tcPr>
          <w:p w14:paraId="012F2134" w14:textId="77777777" w:rsidR="00F55164" w:rsidRPr="00FE0CE5" w:rsidRDefault="00F30827">
            <w:pPr>
              <w:pStyle w:val="SectionTitle"/>
              <w:rPr>
                <w:b/>
              </w:rPr>
            </w:pPr>
            <w:r>
              <w:rPr>
                <w:b/>
              </w:rPr>
              <w:t>Projects</w:t>
            </w:r>
          </w:p>
        </w:tc>
      </w:tr>
      <w:tr w:rsidR="005F0896" w14:paraId="45EF00AB" w14:textId="77777777" w:rsidTr="007D5DB8">
        <w:trPr>
          <w:trHeight w:val="773"/>
        </w:trPr>
        <w:tc>
          <w:tcPr>
            <w:tcW w:w="10350" w:type="dxa"/>
            <w:gridSpan w:val="2"/>
          </w:tcPr>
          <w:p w14:paraId="520694B2" w14:textId="77777777" w:rsidR="000D3AB3" w:rsidRDefault="000D3AB3" w:rsidP="000D3AB3">
            <w:pPr>
              <w:pStyle w:val="Achievement"/>
              <w:numPr>
                <w:ilvl w:val="0"/>
                <w:numId w:val="0"/>
              </w:numPr>
              <w:ind w:left="240"/>
              <w:rPr>
                <w:sz w:val="24"/>
                <w:szCs w:val="24"/>
              </w:rPr>
            </w:pPr>
          </w:p>
          <w:p w14:paraId="61834E6F" w14:textId="77777777" w:rsidR="00181C59" w:rsidRPr="009C25AC" w:rsidRDefault="00181C59" w:rsidP="00181C59">
            <w:pPr>
              <w:rPr>
                <w:b/>
                <w:sz w:val="24"/>
                <w:szCs w:val="24"/>
              </w:rPr>
            </w:pPr>
            <w:r>
              <w:rPr>
                <w:b/>
                <w:sz w:val="24"/>
                <w:szCs w:val="24"/>
              </w:rPr>
              <w:t>Project Name</w:t>
            </w:r>
            <w:r w:rsidRPr="009C25AC">
              <w:rPr>
                <w:b/>
                <w:sz w:val="24"/>
                <w:szCs w:val="24"/>
              </w:rPr>
              <w:t>: Officers and Directors  Data Collction Tool</w:t>
            </w:r>
          </w:p>
          <w:p w14:paraId="0564F1B6" w14:textId="77777777" w:rsidR="00181C59" w:rsidRPr="009C25AC" w:rsidRDefault="00181C59" w:rsidP="00181C59">
            <w:pPr>
              <w:rPr>
                <w:sz w:val="24"/>
                <w:szCs w:val="24"/>
              </w:rPr>
            </w:pPr>
            <w:r w:rsidRPr="002F2A27">
              <w:rPr>
                <w:sz w:val="24"/>
                <w:szCs w:val="24"/>
              </w:rPr>
              <w:t>Officers and Directors  Data Collction Tool</w:t>
            </w:r>
            <w:r>
              <w:rPr>
                <w:sz w:val="24"/>
                <w:szCs w:val="24"/>
              </w:rPr>
              <w:t>, a</w:t>
            </w:r>
            <w:r w:rsidRPr="009C25AC">
              <w:rPr>
                <w:sz w:val="24"/>
                <w:szCs w:val="24"/>
              </w:rPr>
              <w:t>n in</w:t>
            </w:r>
            <w:r w:rsidR="00D26A24">
              <w:rPr>
                <w:sz w:val="24"/>
                <w:szCs w:val="24"/>
              </w:rPr>
              <w:t>-</w:t>
            </w:r>
            <w:r w:rsidRPr="009C25AC">
              <w:rPr>
                <w:sz w:val="24"/>
                <w:szCs w:val="24"/>
              </w:rPr>
              <w:t xml:space="preserve">house data collection tool of S&amp;P Global Market Intelligence, Captures the  </w:t>
            </w:r>
            <w:r>
              <w:rPr>
                <w:sz w:val="24"/>
                <w:szCs w:val="24"/>
              </w:rPr>
              <w:t>Officers and Directors Data of Public and Private companies based on their filings  in various  stock exchanges around the world. Apart from the usual features of data collection tool, The tool ensures that files are issued according to a pre determined logic from the pool and the data collected confirms to certain regulations imposed by the respective laws of the country. The tool has the ability to recreate the hierarchy. It is capability driven and has the feature to record the user activities at detailed level.</w:t>
            </w:r>
          </w:p>
          <w:p w14:paraId="0C99907D" w14:textId="77777777" w:rsidR="000D3AB3" w:rsidRPr="002325F2" w:rsidRDefault="000D3AB3" w:rsidP="00181C59">
            <w:pPr>
              <w:pStyle w:val="Achievement"/>
              <w:numPr>
                <w:ilvl w:val="0"/>
                <w:numId w:val="0"/>
              </w:numPr>
              <w:ind w:left="240" w:hanging="240"/>
              <w:rPr>
                <w:sz w:val="24"/>
                <w:szCs w:val="24"/>
              </w:rPr>
            </w:pPr>
            <w:r w:rsidRPr="00181C59">
              <w:rPr>
                <w:b/>
                <w:sz w:val="24"/>
                <w:szCs w:val="24"/>
              </w:rPr>
              <w:t>Project Size:</w:t>
            </w:r>
            <w:r w:rsidRPr="002325F2">
              <w:rPr>
                <w:sz w:val="24"/>
                <w:szCs w:val="24"/>
              </w:rPr>
              <w:t xml:space="preserve"> Large</w:t>
            </w:r>
          </w:p>
          <w:p w14:paraId="7A48B5D1" w14:textId="77777777" w:rsidR="000D3AB3" w:rsidRPr="002325F2" w:rsidRDefault="000D3AB3" w:rsidP="00181C59">
            <w:pPr>
              <w:pStyle w:val="Achievement"/>
              <w:numPr>
                <w:ilvl w:val="0"/>
                <w:numId w:val="0"/>
              </w:numPr>
              <w:ind w:left="240" w:hanging="240"/>
              <w:rPr>
                <w:sz w:val="24"/>
                <w:szCs w:val="24"/>
              </w:rPr>
            </w:pPr>
            <w:r w:rsidRPr="00181C59">
              <w:rPr>
                <w:b/>
                <w:sz w:val="24"/>
                <w:szCs w:val="24"/>
              </w:rPr>
              <w:t>Project Complexity:</w:t>
            </w:r>
            <w:r w:rsidRPr="002325F2">
              <w:rPr>
                <w:sz w:val="24"/>
                <w:szCs w:val="24"/>
              </w:rPr>
              <w:t xml:space="preserve"> Complex</w:t>
            </w:r>
          </w:p>
          <w:p w14:paraId="52740BC9" w14:textId="77777777" w:rsidR="000D3AB3" w:rsidRDefault="000D3AB3" w:rsidP="000D3AB3">
            <w:pPr>
              <w:rPr>
                <w:b/>
                <w:sz w:val="24"/>
                <w:szCs w:val="24"/>
              </w:rPr>
            </w:pPr>
          </w:p>
          <w:p w14:paraId="48F4F769" w14:textId="77777777" w:rsidR="00181C59" w:rsidRDefault="00C9206E" w:rsidP="00181C59">
            <w:pPr>
              <w:pStyle w:val="Achievement"/>
              <w:numPr>
                <w:ilvl w:val="0"/>
                <w:numId w:val="0"/>
              </w:numPr>
              <w:ind w:left="240"/>
              <w:rPr>
                <w:sz w:val="24"/>
                <w:szCs w:val="24"/>
              </w:rPr>
            </w:pPr>
            <w:r w:rsidRPr="00181C59">
              <w:rPr>
                <w:b/>
                <w:sz w:val="26"/>
              </w:rPr>
              <w:t>Responsibilities</w:t>
            </w:r>
            <w:r w:rsidR="00181C59">
              <w:rPr>
                <w:b/>
                <w:sz w:val="26"/>
              </w:rPr>
              <w:t xml:space="preserve">: </w:t>
            </w:r>
            <w:r w:rsidR="00181C59">
              <w:rPr>
                <w:sz w:val="24"/>
                <w:szCs w:val="24"/>
              </w:rPr>
              <w:t>Part of a large independent testing team as a Test Analyst.</w:t>
            </w:r>
          </w:p>
          <w:p w14:paraId="78C4455E" w14:textId="77777777" w:rsidR="009D005C" w:rsidRDefault="00C9206E" w:rsidP="00C9206E">
            <w:pPr>
              <w:pStyle w:val="Normal9"/>
              <w:numPr>
                <w:ilvl w:val="0"/>
                <w:numId w:val="4"/>
              </w:numPr>
              <w:rPr>
                <w:rFonts w:ascii="Garamond" w:hAnsi="Garamond"/>
                <w:sz w:val="26"/>
                <w:szCs w:val="26"/>
              </w:rPr>
            </w:pPr>
            <w:r w:rsidRPr="009D005C">
              <w:rPr>
                <w:rFonts w:ascii="Garamond" w:hAnsi="Garamond"/>
                <w:sz w:val="26"/>
                <w:szCs w:val="26"/>
              </w:rPr>
              <w:t>Analyzing the Functional Requirements</w:t>
            </w:r>
            <w:r w:rsidR="009D005C" w:rsidRPr="009D005C">
              <w:rPr>
                <w:rFonts w:ascii="Garamond" w:hAnsi="Garamond"/>
                <w:sz w:val="26"/>
                <w:szCs w:val="26"/>
              </w:rPr>
              <w:t xml:space="preserve"> for testability,ambiguity and completeness, determining high level test conditions and mapping them to requirements</w:t>
            </w:r>
          </w:p>
          <w:p w14:paraId="1CA61944" w14:textId="77777777" w:rsidR="00C9206E" w:rsidRPr="009D005C" w:rsidRDefault="009D005C" w:rsidP="00C9206E">
            <w:pPr>
              <w:pStyle w:val="Normal9"/>
              <w:numPr>
                <w:ilvl w:val="0"/>
                <w:numId w:val="4"/>
              </w:numPr>
              <w:rPr>
                <w:rFonts w:ascii="Garamond" w:hAnsi="Garamond"/>
                <w:sz w:val="26"/>
                <w:szCs w:val="26"/>
              </w:rPr>
            </w:pPr>
            <w:r>
              <w:rPr>
                <w:rFonts w:ascii="Garamond" w:hAnsi="Garamond"/>
                <w:sz w:val="26"/>
                <w:szCs w:val="26"/>
              </w:rPr>
              <w:t xml:space="preserve">Assisted in </w:t>
            </w:r>
            <w:r w:rsidR="00C9206E" w:rsidRPr="009D005C">
              <w:rPr>
                <w:rFonts w:ascii="Garamond" w:hAnsi="Garamond"/>
                <w:sz w:val="26"/>
                <w:szCs w:val="26"/>
              </w:rPr>
              <w:t>Creating test documentation which includes creating</w:t>
            </w:r>
            <w:r>
              <w:rPr>
                <w:rFonts w:ascii="Garamond" w:hAnsi="Garamond"/>
                <w:sz w:val="26"/>
                <w:szCs w:val="26"/>
              </w:rPr>
              <w:t xml:space="preserve"> test plan, estimation,</w:t>
            </w:r>
            <w:r w:rsidR="00C9206E" w:rsidRPr="009D005C">
              <w:rPr>
                <w:rFonts w:ascii="Garamond" w:hAnsi="Garamond"/>
                <w:sz w:val="26"/>
                <w:szCs w:val="26"/>
              </w:rPr>
              <w:t xml:space="preserve"> Test conditions and Test cases</w:t>
            </w:r>
          </w:p>
          <w:p w14:paraId="2B2411C2" w14:textId="77777777" w:rsidR="00C9206E" w:rsidRPr="009910A2" w:rsidRDefault="00C9206E" w:rsidP="00C9206E">
            <w:pPr>
              <w:pStyle w:val="Normal9"/>
              <w:numPr>
                <w:ilvl w:val="0"/>
                <w:numId w:val="4"/>
              </w:numPr>
              <w:rPr>
                <w:rFonts w:ascii="Garamond" w:hAnsi="Garamond"/>
                <w:sz w:val="26"/>
                <w:szCs w:val="26"/>
              </w:rPr>
            </w:pPr>
            <w:r w:rsidRPr="009910A2">
              <w:rPr>
                <w:rFonts w:ascii="Garamond" w:hAnsi="Garamond"/>
                <w:sz w:val="26"/>
                <w:szCs w:val="26"/>
              </w:rPr>
              <w:t xml:space="preserve">Designed Own templates for Test cases and for defect tracking. </w:t>
            </w:r>
          </w:p>
          <w:p w14:paraId="21CA00F7" w14:textId="77777777" w:rsidR="00C9206E" w:rsidRPr="00C5324F" w:rsidRDefault="00C9206E" w:rsidP="00C9206E">
            <w:pPr>
              <w:pStyle w:val="Normal9"/>
              <w:numPr>
                <w:ilvl w:val="0"/>
                <w:numId w:val="4"/>
              </w:numPr>
              <w:rPr>
                <w:rFonts w:ascii="Garamond" w:eastAsia="Arial Unicode MS" w:hAnsi="Garamond"/>
                <w:sz w:val="26"/>
                <w:szCs w:val="26"/>
              </w:rPr>
            </w:pPr>
            <w:r w:rsidRPr="00C5324F">
              <w:rPr>
                <w:rFonts w:ascii="Garamond" w:hAnsi="Garamond"/>
                <w:sz w:val="26"/>
                <w:szCs w:val="26"/>
              </w:rPr>
              <w:t xml:space="preserve">Defect Reporting and Tracking using </w:t>
            </w:r>
            <w:r>
              <w:rPr>
                <w:rFonts w:ascii="Garamond" w:hAnsi="Garamond"/>
                <w:sz w:val="26"/>
                <w:szCs w:val="26"/>
              </w:rPr>
              <w:t>Application Life Cycle Management ( ALM) Tool.</w:t>
            </w:r>
          </w:p>
          <w:p w14:paraId="5D93D421" w14:textId="77777777" w:rsidR="00C9206E" w:rsidRPr="00C5324F" w:rsidRDefault="00C9206E" w:rsidP="00C9206E">
            <w:pPr>
              <w:pStyle w:val="Normal9"/>
              <w:numPr>
                <w:ilvl w:val="0"/>
                <w:numId w:val="4"/>
              </w:numPr>
              <w:rPr>
                <w:rFonts w:ascii="Garamond" w:hAnsi="Garamond"/>
                <w:sz w:val="26"/>
                <w:szCs w:val="26"/>
              </w:rPr>
            </w:pPr>
            <w:r w:rsidRPr="00C5324F">
              <w:rPr>
                <w:rFonts w:ascii="Garamond" w:hAnsi="Garamond"/>
                <w:sz w:val="26"/>
                <w:szCs w:val="26"/>
              </w:rPr>
              <w:t>Involved in Functional Testing, Usability Testing, Regression Testing, Smoke Testing, and Compatibility Testing.</w:t>
            </w:r>
          </w:p>
          <w:p w14:paraId="0B3DCC02" w14:textId="77777777" w:rsidR="00C9206E" w:rsidRPr="00C5324F" w:rsidRDefault="00C9206E" w:rsidP="00C9206E">
            <w:pPr>
              <w:pStyle w:val="Normal9"/>
              <w:numPr>
                <w:ilvl w:val="0"/>
                <w:numId w:val="4"/>
              </w:numPr>
              <w:rPr>
                <w:rFonts w:ascii="Garamond" w:hAnsi="Garamond"/>
                <w:sz w:val="26"/>
                <w:szCs w:val="26"/>
              </w:rPr>
            </w:pPr>
            <w:r w:rsidRPr="00C5324F">
              <w:rPr>
                <w:rFonts w:ascii="Garamond" w:hAnsi="Garamond"/>
                <w:sz w:val="26"/>
                <w:szCs w:val="26"/>
              </w:rPr>
              <w:t>Analyze project issues and queries to determine root cause and determine appropriate solution</w:t>
            </w:r>
          </w:p>
          <w:p w14:paraId="5CC83048" w14:textId="77777777" w:rsidR="00C9206E" w:rsidRPr="00C5324F" w:rsidRDefault="00C9206E" w:rsidP="00C9206E">
            <w:pPr>
              <w:pStyle w:val="Normal9"/>
              <w:numPr>
                <w:ilvl w:val="0"/>
                <w:numId w:val="4"/>
              </w:numPr>
              <w:rPr>
                <w:rFonts w:ascii="Garamond" w:hAnsi="Garamond"/>
                <w:sz w:val="26"/>
                <w:szCs w:val="26"/>
              </w:rPr>
            </w:pPr>
            <w:r w:rsidRPr="00C5324F">
              <w:rPr>
                <w:rFonts w:ascii="Garamond" w:hAnsi="Garamond"/>
                <w:sz w:val="26"/>
                <w:szCs w:val="26"/>
              </w:rPr>
              <w:t xml:space="preserve">Participated in daily/weekly Client calls regarding the </w:t>
            </w:r>
            <w:r w:rsidR="009D005C">
              <w:rPr>
                <w:rFonts w:ascii="Garamond" w:hAnsi="Garamond"/>
                <w:sz w:val="26"/>
                <w:szCs w:val="26"/>
              </w:rPr>
              <w:t xml:space="preserve">defect resolution meetings and </w:t>
            </w:r>
            <w:r w:rsidRPr="00C5324F">
              <w:rPr>
                <w:rFonts w:ascii="Garamond" w:hAnsi="Garamond"/>
                <w:sz w:val="26"/>
                <w:szCs w:val="26"/>
              </w:rPr>
              <w:t>work progress</w:t>
            </w:r>
          </w:p>
          <w:p w14:paraId="06F125E8" w14:textId="77777777" w:rsidR="00C94127" w:rsidRPr="00B469B9" w:rsidRDefault="00C9206E" w:rsidP="00B469B9">
            <w:pPr>
              <w:pStyle w:val="Normal9"/>
              <w:numPr>
                <w:ilvl w:val="0"/>
                <w:numId w:val="4"/>
              </w:numPr>
            </w:pPr>
            <w:r w:rsidRPr="00B469B9">
              <w:rPr>
                <w:rFonts w:ascii="Garamond" w:hAnsi="Garamond"/>
                <w:sz w:val="26"/>
                <w:szCs w:val="26"/>
              </w:rPr>
              <w:t>Analyzing the Test effort and preparing the Weekly Status reports</w:t>
            </w:r>
          </w:p>
          <w:p w14:paraId="6C47F066" w14:textId="77777777" w:rsidR="00B469B9" w:rsidRDefault="00B469B9" w:rsidP="00B469B9">
            <w:pPr>
              <w:pStyle w:val="Normal9"/>
              <w:numPr>
                <w:ilvl w:val="0"/>
                <w:numId w:val="0"/>
              </w:numPr>
              <w:ind w:left="720"/>
              <w:rPr>
                <w:rFonts w:ascii="Garamond" w:hAnsi="Garamond"/>
                <w:sz w:val="26"/>
                <w:szCs w:val="26"/>
              </w:rPr>
            </w:pPr>
          </w:p>
          <w:p w14:paraId="1EDE5EF6" w14:textId="77777777" w:rsidR="00CA1B2F" w:rsidRDefault="00CA1B2F" w:rsidP="00B469B9">
            <w:pPr>
              <w:pStyle w:val="Normal9"/>
              <w:numPr>
                <w:ilvl w:val="0"/>
                <w:numId w:val="0"/>
              </w:numPr>
              <w:ind w:left="720"/>
              <w:rPr>
                <w:rFonts w:ascii="Garamond" w:hAnsi="Garamond"/>
                <w:sz w:val="26"/>
                <w:szCs w:val="26"/>
              </w:rPr>
            </w:pPr>
          </w:p>
          <w:p w14:paraId="53EDB80A" w14:textId="42941806" w:rsidR="00CA1B2F" w:rsidRDefault="00CA1B2F" w:rsidP="00B469B9">
            <w:pPr>
              <w:pStyle w:val="Normal9"/>
              <w:numPr>
                <w:ilvl w:val="0"/>
                <w:numId w:val="0"/>
              </w:numPr>
              <w:ind w:left="720"/>
              <w:rPr>
                <w:ins w:id="100" w:author="BHARADWAJ CRC" w:date="2018-01-26T22:34:00Z"/>
                <w:rFonts w:ascii="Garamond" w:hAnsi="Garamond"/>
                <w:sz w:val="26"/>
                <w:szCs w:val="26"/>
              </w:rPr>
            </w:pPr>
          </w:p>
          <w:p w14:paraId="466A655D" w14:textId="638EE444" w:rsidR="008F0C80" w:rsidRDefault="008F0C80" w:rsidP="00B469B9">
            <w:pPr>
              <w:pStyle w:val="Normal9"/>
              <w:numPr>
                <w:ilvl w:val="0"/>
                <w:numId w:val="0"/>
              </w:numPr>
              <w:ind w:left="720"/>
              <w:rPr>
                <w:ins w:id="101" w:author="BHARADWAJ CRC" w:date="2018-01-26T22:34:00Z"/>
                <w:rFonts w:ascii="Garamond" w:hAnsi="Garamond"/>
                <w:sz w:val="26"/>
                <w:szCs w:val="26"/>
              </w:rPr>
            </w:pPr>
          </w:p>
          <w:p w14:paraId="7BD7E97A" w14:textId="77777777" w:rsidR="008F0C80" w:rsidRDefault="008F0C80" w:rsidP="00B469B9">
            <w:pPr>
              <w:pStyle w:val="Normal9"/>
              <w:numPr>
                <w:ilvl w:val="0"/>
                <w:numId w:val="0"/>
              </w:numPr>
              <w:ind w:left="720"/>
              <w:rPr>
                <w:rFonts w:ascii="Garamond" w:hAnsi="Garamond"/>
                <w:sz w:val="26"/>
                <w:szCs w:val="26"/>
              </w:rPr>
            </w:pPr>
            <w:permStart w:id="2045327806" w:edGrp="everyone"/>
            <w:permEnd w:id="2045327806"/>
          </w:p>
          <w:p w14:paraId="61BA4C12" w14:textId="77777777" w:rsidR="00CA1B2F" w:rsidRDefault="00CA1B2F" w:rsidP="00B469B9">
            <w:pPr>
              <w:pStyle w:val="Normal9"/>
              <w:numPr>
                <w:ilvl w:val="0"/>
                <w:numId w:val="0"/>
              </w:numPr>
              <w:ind w:left="720"/>
              <w:rPr>
                <w:rFonts w:ascii="Garamond" w:hAnsi="Garamond"/>
                <w:sz w:val="26"/>
                <w:szCs w:val="26"/>
              </w:rPr>
            </w:pPr>
          </w:p>
          <w:p w14:paraId="430532B8" w14:textId="77777777" w:rsidR="00CA1B2F" w:rsidRDefault="00CA1B2F" w:rsidP="00B469B9">
            <w:pPr>
              <w:pStyle w:val="Normal9"/>
              <w:numPr>
                <w:ilvl w:val="0"/>
                <w:numId w:val="0"/>
              </w:numPr>
              <w:ind w:left="720"/>
              <w:rPr>
                <w:rFonts w:ascii="Garamond" w:hAnsi="Garamond"/>
                <w:sz w:val="26"/>
                <w:szCs w:val="26"/>
              </w:rPr>
            </w:pPr>
          </w:p>
          <w:p w14:paraId="39779110" w14:textId="77777777" w:rsidR="00CA1B2F" w:rsidRDefault="00CA1B2F" w:rsidP="00B469B9">
            <w:pPr>
              <w:pStyle w:val="Normal9"/>
              <w:numPr>
                <w:ilvl w:val="0"/>
                <w:numId w:val="0"/>
              </w:numPr>
              <w:ind w:left="720"/>
              <w:rPr>
                <w:rFonts w:ascii="Garamond" w:hAnsi="Garamond"/>
                <w:sz w:val="26"/>
                <w:szCs w:val="26"/>
              </w:rPr>
            </w:pPr>
          </w:p>
          <w:p w14:paraId="3B04F2F2" w14:textId="77777777" w:rsidR="00CA1B2F" w:rsidRDefault="00CA1B2F" w:rsidP="00B469B9">
            <w:pPr>
              <w:pStyle w:val="Normal9"/>
              <w:numPr>
                <w:ilvl w:val="0"/>
                <w:numId w:val="0"/>
              </w:numPr>
              <w:ind w:left="720"/>
              <w:rPr>
                <w:rFonts w:ascii="Garamond" w:hAnsi="Garamond"/>
                <w:sz w:val="26"/>
                <w:szCs w:val="26"/>
              </w:rPr>
            </w:pPr>
          </w:p>
          <w:p w14:paraId="47E9097A" w14:textId="77777777" w:rsidR="00CA1B2F" w:rsidRDefault="00CA1B2F" w:rsidP="00B469B9">
            <w:pPr>
              <w:pStyle w:val="Normal9"/>
              <w:numPr>
                <w:ilvl w:val="0"/>
                <w:numId w:val="0"/>
              </w:numPr>
              <w:ind w:left="720"/>
              <w:rPr>
                <w:rFonts w:ascii="Garamond" w:hAnsi="Garamond"/>
                <w:sz w:val="26"/>
                <w:szCs w:val="26"/>
              </w:rPr>
            </w:pPr>
          </w:p>
          <w:p w14:paraId="521D65CF" w14:textId="77777777" w:rsidR="00B469B9" w:rsidRPr="009C25AC" w:rsidRDefault="00B469B9" w:rsidP="00B469B9">
            <w:pPr>
              <w:rPr>
                <w:b/>
                <w:sz w:val="24"/>
                <w:szCs w:val="24"/>
              </w:rPr>
            </w:pPr>
            <w:r w:rsidRPr="009C25AC">
              <w:rPr>
                <w:b/>
                <w:sz w:val="24"/>
                <w:szCs w:val="24"/>
              </w:rPr>
              <w:lastRenderedPageBreak/>
              <w:t>Project</w:t>
            </w:r>
            <w:r>
              <w:rPr>
                <w:b/>
                <w:sz w:val="24"/>
                <w:szCs w:val="24"/>
              </w:rPr>
              <w:t xml:space="preserve"> Name: Linking\Mapping</w:t>
            </w:r>
            <w:r w:rsidRPr="009C25AC">
              <w:rPr>
                <w:b/>
                <w:sz w:val="24"/>
                <w:szCs w:val="24"/>
              </w:rPr>
              <w:t xml:space="preserve"> Tool</w:t>
            </w:r>
          </w:p>
          <w:p w14:paraId="4CD7A3E5" w14:textId="77777777" w:rsidR="00B469B9" w:rsidRDefault="00B469B9" w:rsidP="00B469B9">
            <w:pPr>
              <w:rPr>
                <w:b/>
              </w:rPr>
            </w:pPr>
            <w:r>
              <w:rPr>
                <w:sz w:val="24"/>
                <w:szCs w:val="24"/>
              </w:rPr>
              <w:t>A search and link tool, also a</w:t>
            </w:r>
            <w:r w:rsidRPr="009C25AC">
              <w:rPr>
                <w:sz w:val="24"/>
                <w:szCs w:val="24"/>
              </w:rPr>
              <w:t>n in</w:t>
            </w:r>
            <w:r>
              <w:rPr>
                <w:sz w:val="24"/>
                <w:szCs w:val="24"/>
              </w:rPr>
              <w:t>-</w:t>
            </w:r>
            <w:r w:rsidRPr="009C25AC">
              <w:rPr>
                <w:sz w:val="24"/>
                <w:szCs w:val="24"/>
              </w:rPr>
              <w:t xml:space="preserve">house data collection tool of S&amp;P Global Market Intelligence, </w:t>
            </w:r>
            <w:r>
              <w:rPr>
                <w:sz w:val="24"/>
                <w:szCs w:val="24"/>
              </w:rPr>
              <w:t>has the ability to search for a  match from a database of 4.5 miliion records. Has the ability to search based on 5 inputs given individually or in combination. It also displayes all the potential matches. It is integrated with the OD collection tool at the upstream. This tool is extremely sensitive to the Environment and search criterion.</w:t>
            </w:r>
            <w:r w:rsidRPr="00B4167F">
              <w:rPr>
                <w:sz w:val="24"/>
                <w:szCs w:val="24"/>
              </w:rPr>
              <w:t xml:space="preserve"> </w:t>
            </w:r>
            <w:r>
              <w:rPr>
                <w:sz w:val="24"/>
                <w:szCs w:val="24"/>
              </w:rPr>
              <w:t>It is capability driven and has the feature to record the user activities at detailed level.</w:t>
            </w:r>
          </w:p>
          <w:p w14:paraId="07B75F09" w14:textId="77777777" w:rsidR="00B469B9" w:rsidRDefault="00B469B9" w:rsidP="00B469B9">
            <w:pPr>
              <w:pStyle w:val="Achievement"/>
              <w:numPr>
                <w:ilvl w:val="0"/>
                <w:numId w:val="0"/>
              </w:numPr>
              <w:ind w:left="240" w:hanging="240"/>
              <w:rPr>
                <w:b/>
                <w:sz w:val="24"/>
                <w:szCs w:val="24"/>
              </w:rPr>
            </w:pPr>
          </w:p>
          <w:p w14:paraId="20C5A3C1" w14:textId="77777777" w:rsidR="00B469B9" w:rsidRPr="002325F2" w:rsidRDefault="00B469B9" w:rsidP="00B469B9">
            <w:pPr>
              <w:pStyle w:val="Achievement"/>
              <w:numPr>
                <w:ilvl w:val="0"/>
                <w:numId w:val="0"/>
              </w:numPr>
              <w:ind w:left="240" w:hanging="240"/>
              <w:rPr>
                <w:sz w:val="24"/>
                <w:szCs w:val="24"/>
              </w:rPr>
            </w:pPr>
            <w:r w:rsidRPr="00181C59">
              <w:rPr>
                <w:b/>
                <w:sz w:val="24"/>
                <w:szCs w:val="24"/>
              </w:rPr>
              <w:t>Project Size:</w:t>
            </w:r>
            <w:r w:rsidRPr="002325F2">
              <w:rPr>
                <w:sz w:val="24"/>
                <w:szCs w:val="24"/>
              </w:rPr>
              <w:t xml:space="preserve"> </w:t>
            </w:r>
            <w:r>
              <w:rPr>
                <w:sz w:val="24"/>
                <w:szCs w:val="24"/>
              </w:rPr>
              <w:t>Medium</w:t>
            </w:r>
          </w:p>
          <w:p w14:paraId="5927E187" w14:textId="77777777" w:rsidR="00B469B9" w:rsidRPr="002325F2" w:rsidRDefault="00B469B9" w:rsidP="00B469B9">
            <w:pPr>
              <w:pStyle w:val="Achievement"/>
              <w:numPr>
                <w:ilvl w:val="0"/>
                <w:numId w:val="0"/>
              </w:numPr>
              <w:ind w:left="240" w:hanging="240"/>
              <w:rPr>
                <w:sz w:val="24"/>
                <w:szCs w:val="24"/>
              </w:rPr>
            </w:pPr>
            <w:r w:rsidRPr="00181C59">
              <w:rPr>
                <w:b/>
                <w:sz w:val="24"/>
                <w:szCs w:val="24"/>
              </w:rPr>
              <w:t>Project Complexity:</w:t>
            </w:r>
            <w:r w:rsidRPr="00C6517E">
              <w:rPr>
                <w:sz w:val="24"/>
                <w:szCs w:val="24"/>
              </w:rPr>
              <w:t>M</w:t>
            </w:r>
            <w:r>
              <w:rPr>
                <w:sz w:val="24"/>
                <w:szCs w:val="24"/>
              </w:rPr>
              <w:t>edium</w:t>
            </w:r>
          </w:p>
          <w:p w14:paraId="6A03DDA5" w14:textId="77777777" w:rsidR="00B469B9" w:rsidRDefault="00B469B9" w:rsidP="00B469B9">
            <w:pPr>
              <w:rPr>
                <w:b/>
              </w:rPr>
            </w:pPr>
          </w:p>
          <w:p w14:paraId="315AE878" w14:textId="77777777" w:rsidR="00B469B9" w:rsidRDefault="00B469B9" w:rsidP="00B469B9">
            <w:pPr>
              <w:rPr>
                <w:b/>
              </w:rPr>
            </w:pPr>
            <w:r w:rsidRPr="005853FA">
              <w:rPr>
                <w:b/>
              </w:rPr>
              <w:t xml:space="preserve">Role: </w:t>
            </w:r>
            <w:r>
              <w:rPr>
                <w:b/>
              </w:rPr>
              <w:t xml:space="preserve">Tester </w:t>
            </w:r>
          </w:p>
          <w:p w14:paraId="07952228" w14:textId="77777777" w:rsidR="00B469B9" w:rsidRDefault="00B469B9" w:rsidP="00B469B9">
            <w:pPr>
              <w:rPr>
                <w:b/>
              </w:rPr>
            </w:pPr>
          </w:p>
          <w:p w14:paraId="7F4C14D8" w14:textId="77777777" w:rsidR="00B469B9" w:rsidRPr="000B431D" w:rsidRDefault="00B469B9" w:rsidP="00B469B9">
            <w:pPr>
              <w:pStyle w:val="Normal9"/>
              <w:numPr>
                <w:ilvl w:val="0"/>
                <w:numId w:val="4"/>
              </w:numPr>
              <w:rPr>
                <w:rFonts w:ascii="Garamond" w:hAnsi="Garamond"/>
                <w:sz w:val="26"/>
                <w:szCs w:val="26"/>
              </w:rPr>
            </w:pPr>
            <w:r w:rsidRPr="000B431D">
              <w:rPr>
                <w:rFonts w:ascii="Garamond" w:hAnsi="Garamond"/>
                <w:sz w:val="26"/>
                <w:szCs w:val="26"/>
              </w:rPr>
              <w:t>Identifying test conditions and </w:t>
            </w:r>
            <w:hyperlink r:id="rId10" w:history="1">
              <w:r w:rsidRPr="000B431D">
                <w:rPr>
                  <w:rFonts w:ascii="Garamond" w:hAnsi="Garamond"/>
                  <w:sz w:val="26"/>
                  <w:szCs w:val="26"/>
                </w:rPr>
                <w:t>creating test designs</w:t>
              </w:r>
            </w:hyperlink>
            <w:r w:rsidRPr="000B431D">
              <w:rPr>
                <w:rFonts w:ascii="Garamond" w:hAnsi="Garamond"/>
                <w:sz w:val="26"/>
                <w:szCs w:val="26"/>
              </w:rPr>
              <w:t>, test cases, test procedure specifications and test data</w:t>
            </w:r>
          </w:p>
          <w:p w14:paraId="24C8AB24" w14:textId="77777777" w:rsidR="00B469B9" w:rsidRPr="000B431D" w:rsidRDefault="00B469B9" w:rsidP="00B469B9">
            <w:pPr>
              <w:pStyle w:val="Normal9"/>
              <w:numPr>
                <w:ilvl w:val="0"/>
                <w:numId w:val="4"/>
              </w:numPr>
              <w:rPr>
                <w:rFonts w:ascii="Garamond" w:hAnsi="Garamond"/>
                <w:sz w:val="26"/>
                <w:szCs w:val="26"/>
              </w:rPr>
            </w:pPr>
            <w:r>
              <w:rPr>
                <w:rFonts w:ascii="Garamond" w:hAnsi="Garamond"/>
                <w:sz w:val="26"/>
                <w:szCs w:val="26"/>
              </w:rPr>
              <w:t>S</w:t>
            </w:r>
            <w:r w:rsidRPr="002762B7">
              <w:rPr>
                <w:rFonts w:ascii="Garamond" w:hAnsi="Garamond"/>
                <w:sz w:val="26"/>
                <w:szCs w:val="26"/>
              </w:rPr>
              <w:t>et up the test environments or assist system administration and network management staff in doing so.</w:t>
            </w:r>
          </w:p>
          <w:p w14:paraId="415A438B" w14:textId="77777777" w:rsidR="00B469B9" w:rsidRDefault="00B469B9" w:rsidP="00B469B9">
            <w:pPr>
              <w:pStyle w:val="Normal9"/>
              <w:numPr>
                <w:ilvl w:val="0"/>
                <w:numId w:val="4"/>
              </w:numPr>
              <w:rPr>
                <w:rFonts w:ascii="Garamond" w:hAnsi="Garamond"/>
                <w:sz w:val="26"/>
                <w:szCs w:val="26"/>
              </w:rPr>
            </w:pPr>
            <w:r>
              <w:rPr>
                <w:rFonts w:ascii="Garamond" w:hAnsi="Garamond"/>
                <w:sz w:val="26"/>
                <w:szCs w:val="26"/>
              </w:rPr>
              <w:t>E</w:t>
            </w:r>
            <w:r w:rsidRPr="000B431D">
              <w:rPr>
                <w:rFonts w:ascii="Garamond" w:hAnsi="Garamond"/>
                <w:sz w:val="26"/>
                <w:szCs w:val="26"/>
              </w:rPr>
              <w:t>xecute and log the tests, evaluate the results and document problems found</w:t>
            </w:r>
          </w:p>
          <w:p w14:paraId="3EDDFF91" w14:textId="77777777" w:rsidR="00B469B9" w:rsidRPr="002762B7" w:rsidRDefault="00B469B9" w:rsidP="00B469B9">
            <w:pPr>
              <w:pStyle w:val="Normal9"/>
              <w:numPr>
                <w:ilvl w:val="0"/>
                <w:numId w:val="4"/>
              </w:numPr>
              <w:rPr>
                <w:rFonts w:ascii="Garamond" w:hAnsi="Garamond"/>
                <w:sz w:val="26"/>
                <w:szCs w:val="26"/>
              </w:rPr>
            </w:pPr>
            <w:r>
              <w:rPr>
                <w:rFonts w:ascii="Garamond" w:hAnsi="Garamond"/>
                <w:sz w:val="26"/>
                <w:szCs w:val="26"/>
              </w:rPr>
              <w:t>R</w:t>
            </w:r>
            <w:r w:rsidRPr="000B431D">
              <w:rPr>
                <w:rFonts w:ascii="Garamond" w:hAnsi="Garamond"/>
                <w:sz w:val="26"/>
                <w:szCs w:val="26"/>
              </w:rPr>
              <w:t>eview each other’s work, including test specifications, </w:t>
            </w:r>
            <w:hyperlink r:id="rId11" w:history="1">
              <w:r w:rsidRPr="000B431D">
                <w:rPr>
                  <w:rFonts w:ascii="Garamond" w:hAnsi="Garamond"/>
                  <w:sz w:val="26"/>
                  <w:szCs w:val="26"/>
                </w:rPr>
                <w:t>defect reports </w:t>
              </w:r>
            </w:hyperlink>
            <w:r w:rsidRPr="000B431D">
              <w:rPr>
                <w:rFonts w:ascii="Garamond" w:hAnsi="Garamond"/>
                <w:sz w:val="26"/>
                <w:szCs w:val="26"/>
              </w:rPr>
              <w:t>and test results</w:t>
            </w:r>
            <w:r>
              <w:rPr>
                <w:rFonts w:ascii="Garamond" w:hAnsi="Garamond"/>
                <w:sz w:val="26"/>
                <w:szCs w:val="26"/>
              </w:rPr>
              <w:t xml:space="preserve"> t</w:t>
            </w:r>
            <w:r w:rsidRPr="000B431D">
              <w:rPr>
                <w:rFonts w:ascii="Garamond" w:hAnsi="Garamond"/>
                <w:sz w:val="26"/>
                <w:szCs w:val="26"/>
              </w:rPr>
              <w:t>hroughout the </w:t>
            </w:r>
            <w:hyperlink r:id="rId12" w:history="1">
              <w:r w:rsidRPr="000B431D">
                <w:rPr>
                  <w:rFonts w:ascii="Garamond" w:hAnsi="Garamond"/>
                  <w:sz w:val="26"/>
                  <w:szCs w:val="26"/>
                </w:rPr>
                <w:t>software testing life cycle</w:t>
              </w:r>
            </w:hyperlink>
            <w:r w:rsidRPr="000B431D">
              <w:rPr>
                <w:rFonts w:ascii="Garamond" w:hAnsi="Garamond"/>
                <w:sz w:val="26"/>
                <w:szCs w:val="26"/>
              </w:rPr>
              <w:t>,</w:t>
            </w:r>
          </w:p>
          <w:p w14:paraId="65A22FDF" w14:textId="77777777" w:rsidR="00B469B9" w:rsidRDefault="00B469B9" w:rsidP="00B469B9">
            <w:pPr>
              <w:rPr>
                <w:b/>
              </w:rPr>
            </w:pPr>
          </w:p>
          <w:p w14:paraId="1A1361D2" w14:textId="77777777" w:rsidR="00B469B9" w:rsidRDefault="00B469B9" w:rsidP="00B469B9">
            <w:pPr>
              <w:ind w:left="360"/>
              <w:rPr>
                <w:b/>
              </w:rPr>
            </w:pPr>
          </w:p>
          <w:p w14:paraId="749C66AA" w14:textId="77777777" w:rsidR="00B469B9" w:rsidRDefault="00B469B9" w:rsidP="00B469B9">
            <w:pPr>
              <w:rPr>
                <w:b/>
              </w:rPr>
            </w:pPr>
          </w:p>
          <w:p w14:paraId="2F1B7C7F" w14:textId="77777777" w:rsidR="00B469B9" w:rsidRDefault="00B469B9" w:rsidP="00B469B9">
            <w:pPr>
              <w:rPr>
                <w:b/>
                <w:sz w:val="24"/>
                <w:szCs w:val="24"/>
              </w:rPr>
            </w:pPr>
            <w:r w:rsidRPr="009C25AC">
              <w:rPr>
                <w:b/>
                <w:sz w:val="24"/>
                <w:szCs w:val="24"/>
              </w:rPr>
              <w:t>Project</w:t>
            </w:r>
            <w:r>
              <w:rPr>
                <w:b/>
                <w:sz w:val="24"/>
                <w:szCs w:val="24"/>
              </w:rPr>
              <w:t xml:space="preserve"> Name: Person Info Consolidation tool</w:t>
            </w:r>
          </w:p>
          <w:p w14:paraId="4C83EDFA" w14:textId="77777777" w:rsidR="00B469B9" w:rsidRPr="009C25AC" w:rsidRDefault="00B469B9" w:rsidP="00B469B9">
            <w:pPr>
              <w:rPr>
                <w:b/>
                <w:sz w:val="24"/>
                <w:szCs w:val="24"/>
              </w:rPr>
            </w:pPr>
          </w:p>
          <w:p w14:paraId="7C4D617D" w14:textId="77777777" w:rsidR="00B469B9" w:rsidRDefault="00B469B9" w:rsidP="00B469B9">
            <w:pPr>
              <w:rPr>
                <w:sz w:val="24"/>
                <w:szCs w:val="24"/>
              </w:rPr>
            </w:pPr>
            <w:r>
              <w:rPr>
                <w:sz w:val="24"/>
                <w:szCs w:val="24"/>
              </w:rPr>
              <w:t>A text based  biography Consolidation tool that incorporates the features like spell checks, right word wrong word replacement and has the  ability to create relationship paths and relationship tree based on company and university affiliations.The tool incorporates issue logic and is capability driven. This also incorporates the ability to record user activities at detailed level. It also runs automated checks and requires extensive interaction with user before the data is saved to database.This tool is a downstream tool for linking tool.</w:t>
            </w:r>
          </w:p>
          <w:p w14:paraId="3FA1F82A" w14:textId="77777777" w:rsidR="00B469B9" w:rsidRDefault="00B469B9" w:rsidP="00B469B9">
            <w:pPr>
              <w:rPr>
                <w:sz w:val="24"/>
                <w:szCs w:val="24"/>
              </w:rPr>
            </w:pPr>
          </w:p>
          <w:p w14:paraId="43BA318F" w14:textId="77777777" w:rsidR="00B469B9" w:rsidRPr="002325F2" w:rsidRDefault="00B469B9" w:rsidP="00B469B9">
            <w:pPr>
              <w:pStyle w:val="Achievement"/>
              <w:numPr>
                <w:ilvl w:val="0"/>
                <w:numId w:val="0"/>
              </w:numPr>
              <w:ind w:left="240" w:hanging="240"/>
              <w:rPr>
                <w:sz w:val="24"/>
                <w:szCs w:val="24"/>
              </w:rPr>
            </w:pPr>
            <w:r w:rsidRPr="00181C59">
              <w:rPr>
                <w:b/>
                <w:sz w:val="24"/>
                <w:szCs w:val="24"/>
              </w:rPr>
              <w:t>Project Size:</w:t>
            </w:r>
            <w:r w:rsidRPr="002325F2">
              <w:rPr>
                <w:sz w:val="24"/>
                <w:szCs w:val="24"/>
              </w:rPr>
              <w:t xml:space="preserve"> </w:t>
            </w:r>
            <w:r>
              <w:rPr>
                <w:sz w:val="24"/>
                <w:szCs w:val="24"/>
              </w:rPr>
              <w:t>Medium</w:t>
            </w:r>
          </w:p>
          <w:p w14:paraId="590C0DAB" w14:textId="77777777" w:rsidR="00B469B9" w:rsidRPr="002325F2" w:rsidRDefault="00B469B9" w:rsidP="00B469B9">
            <w:pPr>
              <w:pStyle w:val="Achievement"/>
              <w:numPr>
                <w:ilvl w:val="0"/>
                <w:numId w:val="0"/>
              </w:numPr>
              <w:ind w:left="240" w:hanging="240"/>
              <w:rPr>
                <w:sz w:val="24"/>
                <w:szCs w:val="24"/>
              </w:rPr>
            </w:pPr>
            <w:r w:rsidRPr="00181C59">
              <w:rPr>
                <w:b/>
                <w:sz w:val="24"/>
                <w:szCs w:val="24"/>
              </w:rPr>
              <w:t>Project Complexity:</w:t>
            </w:r>
            <w:r>
              <w:rPr>
                <w:b/>
                <w:sz w:val="24"/>
                <w:szCs w:val="24"/>
              </w:rPr>
              <w:t>C</w:t>
            </w:r>
            <w:r>
              <w:rPr>
                <w:sz w:val="24"/>
                <w:szCs w:val="24"/>
              </w:rPr>
              <w:t>omplex</w:t>
            </w:r>
          </w:p>
          <w:p w14:paraId="3E754757" w14:textId="77777777" w:rsidR="00B469B9" w:rsidRDefault="00B469B9" w:rsidP="00B469B9">
            <w:pPr>
              <w:rPr>
                <w:sz w:val="24"/>
                <w:szCs w:val="24"/>
              </w:rPr>
            </w:pPr>
          </w:p>
          <w:p w14:paraId="343EB5DD" w14:textId="77777777" w:rsidR="00B469B9" w:rsidRDefault="00B469B9" w:rsidP="00B469B9">
            <w:pPr>
              <w:rPr>
                <w:b/>
              </w:rPr>
            </w:pPr>
            <w:r w:rsidRPr="005853FA">
              <w:rPr>
                <w:b/>
              </w:rPr>
              <w:t xml:space="preserve">Role: </w:t>
            </w:r>
            <w:r>
              <w:rPr>
                <w:b/>
              </w:rPr>
              <w:t>Business Specialist</w:t>
            </w:r>
          </w:p>
          <w:p w14:paraId="64D3B048" w14:textId="77777777" w:rsidR="00CA1B2F" w:rsidRDefault="00CA1B2F" w:rsidP="00B469B9">
            <w:pPr>
              <w:rPr>
                <w:b/>
              </w:rPr>
            </w:pPr>
          </w:p>
          <w:p w14:paraId="281EA18F" w14:textId="77777777" w:rsidR="00CA1B2F" w:rsidRPr="00BA7616" w:rsidRDefault="001A00CF" w:rsidP="00BA7616">
            <w:pPr>
              <w:pStyle w:val="Normal9"/>
              <w:numPr>
                <w:ilvl w:val="0"/>
                <w:numId w:val="4"/>
              </w:numPr>
              <w:rPr>
                <w:rFonts w:ascii="Garamond" w:hAnsi="Garamond"/>
                <w:sz w:val="26"/>
                <w:szCs w:val="26"/>
              </w:rPr>
            </w:pPr>
            <w:r w:rsidRPr="00BA7616">
              <w:rPr>
                <w:rFonts w:ascii="Garamond" w:hAnsi="Garamond"/>
                <w:sz w:val="26"/>
                <w:szCs w:val="26"/>
              </w:rPr>
              <w:t>c</w:t>
            </w:r>
            <w:r w:rsidR="00EF5F26" w:rsidRPr="00BA7616">
              <w:rPr>
                <w:rFonts w:ascii="Garamond" w:hAnsi="Garamond"/>
                <w:sz w:val="26"/>
                <w:szCs w:val="26"/>
              </w:rPr>
              <w:t>ommunicated the details of application functionality as an SME to  developers, testers and architects</w:t>
            </w:r>
            <w:r w:rsidR="00BA7616" w:rsidRPr="00BA7616">
              <w:rPr>
                <w:rFonts w:ascii="Garamond" w:hAnsi="Garamond"/>
                <w:sz w:val="26"/>
                <w:szCs w:val="26"/>
              </w:rPr>
              <w:t>, Identified additional functional areas for training to the developers, testers and architects</w:t>
            </w:r>
          </w:p>
          <w:p w14:paraId="3A28B7E7" w14:textId="77777777" w:rsidR="00EF5F26" w:rsidRPr="00BA7616" w:rsidRDefault="001A00CF" w:rsidP="00BA7616">
            <w:pPr>
              <w:pStyle w:val="Normal9"/>
              <w:numPr>
                <w:ilvl w:val="0"/>
                <w:numId w:val="4"/>
              </w:numPr>
              <w:rPr>
                <w:rFonts w:ascii="Garamond" w:hAnsi="Garamond"/>
                <w:sz w:val="26"/>
                <w:szCs w:val="26"/>
              </w:rPr>
            </w:pPr>
            <w:r w:rsidRPr="00BA7616">
              <w:rPr>
                <w:rFonts w:ascii="Garamond" w:hAnsi="Garamond"/>
                <w:sz w:val="26"/>
                <w:szCs w:val="26"/>
              </w:rPr>
              <w:t>Co-ordinated with stakeholders to identify and resolve the the internal inconsistencies in the requirements.</w:t>
            </w:r>
          </w:p>
          <w:p w14:paraId="4723E14C" w14:textId="77777777" w:rsidR="00BA7616" w:rsidRPr="00BA7616" w:rsidRDefault="00BA7616" w:rsidP="00BA7616">
            <w:pPr>
              <w:pStyle w:val="Normal9"/>
              <w:numPr>
                <w:ilvl w:val="0"/>
                <w:numId w:val="4"/>
              </w:numPr>
              <w:rPr>
                <w:rFonts w:ascii="Garamond" w:hAnsi="Garamond"/>
                <w:sz w:val="26"/>
                <w:szCs w:val="26"/>
              </w:rPr>
            </w:pPr>
            <w:r w:rsidRPr="00BA7616">
              <w:rPr>
                <w:rFonts w:ascii="Garamond" w:hAnsi="Garamond"/>
                <w:sz w:val="26"/>
                <w:szCs w:val="26"/>
              </w:rPr>
              <w:t xml:space="preserve">Assisted testers in the risk identification and assessment. </w:t>
            </w:r>
          </w:p>
          <w:p w14:paraId="46870C48" w14:textId="77777777" w:rsidR="00B469B9" w:rsidRPr="000F54AD" w:rsidRDefault="00BA7616" w:rsidP="00BA7616">
            <w:pPr>
              <w:pStyle w:val="Normal9"/>
              <w:numPr>
                <w:ilvl w:val="0"/>
                <w:numId w:val="4"/>
              </w:numPr>
            </w:pPr>
            <w:r w:rsidRPr="00BA7616">
              <w:rPr>
                <w:rFonts w:ascii="Garamond" w:hAnsi="Garamond"/>
                <w:sz w:val="26"/>
                <w:szCs w:val="26"/>
              </w:rPr>
              <w:t xml:space="preserve">Assisted  the stakeholders in identifying the  important quality characteristics of the system covered (e.g., performance, robustness, reliability) </w:t>
            </w:r>
          </w:p>
        </w:tc>
      </w:tr>
    </w:tbl>
    <w:p w14:paraId="7CF98A24" w14:textId="77777777" w:rsidR="0020301A" w:rsidRDefault="0020301A" w:rsidP="00BA7616">
      <w:pPr>
        <w:rPr>
          <w:b/>
        </w:rPr>
      </w:pPr>
    </w:p>
    <w:sectPr w:rsidR="0020301A" w:rsidSect="00025367">
      <w:headerReference w:type="even" r:id="rId13"/>
      <w:headerReference w:type="default" r:id="rId14"/>
      <w:footerReference w:type="even" r:id="rId15"/>
      <w:footerReference w:type="default" r:id="rId16"/>
      <w:headerReference w:type="first" r:id="rId17"/>
      <w:footerReference w:type="first" r:id="rId18"/>
      <w:pgSz w:w="12240" w:h="15840"/>
      <w:pgMar w:top="810" w:right="1080" w:bottom="360" w:left="1080" w:header="965" w:footer="0" w:gutter="0"/>
      <w:cols w:space="720"/>
      <w:titlePg/>
      <w:docGrid w:linePitch="233"/>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Bhimaraju, Devi Charan (bhimardn)" w:date="2017-12-22T11:55:00Z" w:initials="BDC(">
    <w:p w14:paraId="482B1B83" w14:textId="77777777" w:rsidR="0024522A" w:rsidRDefault="0024522A">
      <w:pPr>
        <w:pStyle w:val="CommentText"/>
      </w:pPr>
      <w:r>
        <w:rPr>
          <w:rStyle w:val="CommentReference"/>
        </w:rPr>
        <w:annotationRef/>
      </w:r>
      <w:r>
        <w:t>Mentioned below</w:t>
      </w:r>
    </w:p>
  </w:comment>
  <w:comment w:id="34" w:author="Bhimaraju, Devi Charan (bhimardn)" w:date="2017-12-22T11:54:00Z" w:initials="BDC(">
    <w:p w14:paraId="6C2AF234" w14:textId="77777777" w:rsidR="008F0C80" w:rsidRDefault="008F0C80" w:rsidP="008F0C80">
      <w:pPr>
        <w:pStyle w:val="CommentText"/>
      </w:pPr>
      <w:r>
        <w:rPr>
          <w:rStyle w:val="CommentReference"/>
        </w:rPr>
        <w:annotationRef/>
      </w:r>
      <w:r>
        <w:t>I guess functionality testing comes under system testing. If not, better specify which functional test.</w:t>
      </w:r>
    </w:p>
    <w:p w14:paraId="469AB0AC" w14:textId="77777777" w:rsidR="008F0C80" w:rsidRDefault="008F0C80" w:rsidP="008F0C80">
      <w:pPr>
        <w:pStyle w:val="CommentText"/>
      </w:pPr>
    </w:p>
    <w:p w14:paraId="37789306" w14:textId="77777777" w:rsidR="008F0C80" w:rsidRDefault="008F0C80" w:rsidP="008F0C80">
      <w:pPr>
        <w:pStyle w:val="CommentText"/>
      </w:pPr>
      <w:r>
        <w:t>Acceptance testing was done on customers side in my company. In your case, may be it is performed by the team who is going to use it but not the actual testing team itself. If you have a better answer however to justify it. You can go for it</w:t>
      </w:r>
    </w:p>
  </w:comment>
  <w:comment w:id="71" w:author="Bhimaraju, Devi Charan (bhimardn)" w:date="2017-12-22T11:54:00Z" w:initials="BDC(">
    <w:p w14:paraId="38CB5824" w14:textId="77777777" w:rsidR="0024522A" w:rsidRDefault="0024522A">
      <w:pPr>
        <w:pStyle w:val="CommentText"/>
      </w:pPr>
      <w:r>
        <w:rPr>
          <w:rStyle w:val="CommentReference"/>
        </w:rPr>
        <w:annotationRef/>
      </w:r>
      <w:r>
        <w:t>I guess functionality testing comes under system testing. If not, better specify which functional test.</w:t>
      </w:r>
    </w:p>
    <w:p w14:paraId="6C0137F7" w14:textId="77777777" w:rsidR="0024522A" w:rsidRDefault="0024522A">
      <w:pPr>
        <w:pStyle w:val="CommentText"/>
      </w:pPr>
    </w:p>
    <w:p w14:paraId="05CCE53C" w14:textId="77777777" w:rsidR="0024522A" w:rsidRDefault="0024522A">
      <w:pPr>
        <w:pStyle w:val="CommentText"/>
      </w:pPr>
      <w:r>
        <w:t>Acceptance testing was done on customers side in my company. In your case, may be it is performed by the team who is going to use it but not the actual testing team itself. If you have a better answer however to justify it. You can go for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82B1B83" w15:done="0"/>
  <w15:commentEx w15:paraId="37789306" w15:done="0"/>
  <w15:commentEx w15:paraId="05CCE5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2B1B83" w16cid:durableId="1DE7712F"/>
  <w16cid:commentId w16cid:paraId="05CCE53C" w16cid:durableId="1DE770D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C81298" w14:textId="77777777" w:rsidR="00F117B2" w:rsidRDefault="00F117B2">
      <w:r>
        <w:separator/>
      </w:r>
    </w:p>
  </w:endnote>
  <w:endnote w:type="continuationSeparator" w:id="0">
    <w:p w14:paraId="7A6A33A0" w14:textId="77777777" w:rsidR="00F117B2" w:rsidRDefault="00F11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Arial Black">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B24CE2" w14:textId="77777777" w:rsidR="004D544B" w:rsidRDefault="004D5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FA6A7" w14:textId="095429D0" w:rsidR="00F55164" w:rsidRDefault="00F55164">
    <w:pPr>
      <w:pStyle w:val="Footer"/>
    </w:pPr>
    <w:r>
      <w:tab/>
    </w:r>
    <w:r w:rsidR="00663015">
      <w:rPr>
        <w:rStyle w:val="PageNumber"/>
        <w:b/>
        <w:sz w:val="21"/>
      </w:rPr>
      <w:fldChar w:fldCharType="begin"/>
    </w:r>
    <w:r>
      <w:rPr>
        <w:rStyle w:val="PageNumber"/>
        <w:b/>
        <w:sz w:val="21"/>
      </w:rPr>
      <w:instrText xml:space="preserve"> PAGE </w:instrText>
    </w:r>
    <w:r w:rsidR="00663015">
      <w:rPr>
        <w:rStyle w:val="PageNumber"/>
        <w:b/>
        <w:sz w:val="21"/>
      </w:rPr>
      <w:fldChar w:fldCharType="separate"/>
    </w:r>
    <w:r w:rsidR="00154288">
      <w:rPr>
        <w:rStyle w:val="PageNumber"/>
        <w:b/>
        <w:noProof/>
        <w:sz w:val="21"/>
      </w:rPr>
      <w:t>3</w:t>
    </w:r>
    <w:r w:rsidR="00663015">
      <w:rPr>
        <w:rStyle w:val="PageNumber"/>
        <w:b/>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C833F" w14:textId="77777777" w:rsidR="008A0CED" w:rsidRDefault="008A0CED" w:rsidP="008A0CED">
    <w:pPr>
      <w:pStyle w:val="Footer"/>
      <w:tabs>
        <w:tab w:val="clear" w:pos="7320"/>
        <w:tab w:val="left" w:pos="5040"/>
      </w:tabs>
    </w:pPr>
    <w:r>
      <w:tab/>
    </w:r>
  </w:p>
  <w:tbl>
    <w:tblPr>
      <w:tblpPr w:leftFromText="187" w:rightFromText="187" w:vertAnchor="page" w:horzAnchor="margin" w:tblpY="14344"/>
      <w:tblOverlap w:val="never"/>
      <w:tblW w:w="5000" w:type="pct"/>
      <w:tblLook w:val="0000" w:firstRow="0" w:lastRow="0" w:firstColumn="0" w:lastColumn="0" w:noHBand="0" w:noVBand="0"/>
    </w:tblPr>
    <w:tblGrid>
      <w:gridCol w:w="10080"/>
    </w:tblGrid>
    <w:tr w:rsidR="002F3CD3" w14:paraId="53214D14" w14:textId="77777777" w:rsidTr="00771C14">
      <w:trPr>
        <w:trHeight w:val="245"/>
      </w:trPr>
      <w:tc>
        <w:tcPr>
          <w:tcW w:w="5000" w:type="pct"/>
        </w:tcPr>
        <w:p w14:paraId="5E53E266" w14:textId="77777777" w:rsidR="002F3CD3" w:rsidRPr="008A0CED" w:rsidRDefault="002F3CD3" w:rsidP="00983510">
          <w:pPr>
            <w:pStyle w:val="Address1"/>
            <w:rPr>
              <w:b/>
              <w:sz w:val="18"/>
              <w:szCs w:val="18"/>
            </w:rPr>
          </w:pPr>
          <w:r w:rsidRPr="008A0CED">
            <w:rPr>
              <w:b/>
              <w:sz w:val="18"/>
              <w:szCs w:val="18"/>
            </w:rPr>
            <w:t xml:space="preserve">e-mail: </w:t>
          </w:r>
          <w:r w:rsidR="00983510">
            <w:rPr>
              <w:b/>
              <w:sz w:val="18"/>
              <w:szCs w:val="18"/>
            </w:rPr>
            <w:t>rchakkilam</w:t>
          </w:r>
          <w:r w:rsidRPr="008A0CED">
            <w:rPr>
              <w:b/>
              <w:sz w:val="18"/>
              <w:szCs w:val="18"/>
            </w:rPr>
            <w:t>@</w:t>
          </w:r>
          <w:r w:rsidR="00983510">
            <w:rPr>
              <w:b/>
              <w:sz w:val="18"/>
              <w:szCs w:val="18"/>
            </w:rPr>
            <w:t>yahoo</w:t>
          </w:r>
          <w:r w:rsidRPr="008A0CED">
            <w:rPr>
              <w:b/>
              <w:sz w:val="18"/>
              <w:szCs w:val="18"/>
            </w:rPr>
            <w:t>.com</w:t>
          </w:r>
        </w:p>
      </w:tc>
    </w:tr>
    <w:tr w:rsidR="002F3CD3" w14:paraId="1826C610" w14:textId="77777777" w:rsidTr="00771C14">
      <w:trPr>
        <w:trHeight w:val="1066"/>
      </w:trPr>
      <w:tc>
        <w:tcPr>
          <w:tcW w:w="5000" w:type="pct"/>
        </w:tcPr>
        <w:p w14:paraId="3F96D2EE" w14:textId="5D2CCCEA" w:rsidR="002F3CD3" w:rsidRPr="003B78B2" w:rsidRDefault="002F3CD3" w:rsidP="004D544B">
          <w:pPr>
            <w:pStyle w:val="Address2"/>
            <w:rPr>
              <w:sz w:val="18"/>
              <w:szCs w:val="18"/>
            </w:rPr>
          </w:pPr>
          <w:r>
            <w:rPr>
              <w:sz w:val="18"/>
              <w:szCs w:val="18"/>
            </w:rPr>
            <w:t>15-15/59</w:t>
          </w:r>
          <w:r w:rsidRPr="003B78B2">
            <w:rPr>
              <w:sz w:val="18"/>
              <w:szCs w:val="18"/>
            </w:rPr>
            <w:t xml:space="preserve"> • </w:t>
          </w:r>
          <w:r>
            <w:rPr>
              <w:sz w:val="18"/>
              <w:szCs w:val="18"/>
            </w:rPr>
            <w:t>plot#59,SuDARSHAN NAGAR</w:t>
          </w:r>
          <w:r w:rsidRPr="003B78B2">
            <w:rPr>
              <w:sz w:val="18"/>
              <w:szCs w:val="18"/>
            </w:rPr>
            <w:t>,</w:t>
          </w:r>
          <w:r>
            <w:rPr>
              <w:sz w:val="18"/>
              <w:szCs w:val="18"/>
            </w:rPr>
            <w:t>NEAR HCU DEPOT,SERILINGAMPALLI, RR DIST</w:t>
          </w:r>
          <w:r w:rsidRPr="003B78B2">
            <w:rPr>
              <w:sz w:val="18"/>
              <w:szCs w:val="18"/>
            </w:rPr>
            <w:t xml:space="preserve"> </w:t>
          </w:r>
          <w:smartTag w:uri="urn:schemas-microsoft-com:office:smarttags" w:element="City">
            <w:smartTag w:uri="urn:schemas-microsoft-com:office:smarttags" w:element="place">
              <w:r w:rsidRPr="003B78B2">
                <w:rPr>
                  <w:sz w:val="18"/>
                  <w:szCs w:val="18"/>
                </w:rPr>
                <w:t>hyderabad</w:t>
              </w:r>
            </w:smartTag>
          </w:smartTag>
          <w:r w:rsidRPr="003B78B2">
            <w:rPr>
              <w:sz w:val="18"/>
              <w:szCs w:val="18"/>
            </w:rPr>
            <w:t xml:space="preserve"> 50001</w:t>
          </w:r>
          <w:ins w:id="102" w:author="BHARADWAJ CRC" w:date="2018-01-26T22:10:00Z">
            <w:r w:rsidR="00CE35E6">
              <w:rPr>
                <w:sz w:val="18"/>
                <w:szCs w:val="18"/>
              </w:rPr>
              <w:t>9</w:t>
            </w:r>
          </w:ins>
          <w:del w:id="103" w:author="BHARADWAJ CRC" w:date="2018-01-26T22:10:00Z">
            <w:r w:rsidRPr="003B78B2" w:rsidDel="00CE35E6">
              <w:rPr>
                <w:sz w:val="18"/>
                <w:szCs w:val="18"/>
              </w:rPr>
              <w:delText>3</w:delText>
            </w:r>
          </w:del>
          <w:r w:rsidRPr="003B78B2">
            <w:rPr>
              <w:sz w:val="18"/>
              <w:szCs w:val="18"/>
            </w:rPr>
            <w:t xml:space="preserve"> • </w:t>
          </w:r>
          <w:r w:rsidRPr="008A0CED">
            <w:rPr>
              <w:b/>
              <w:sz w:val="18"/>
              <w:szCs w:val="18"/>
            </w:rPr>
            <w:t xml:space="preserve">cell (+91) </w:t>
          </w:r>
          <w:del w:id="104" w:author="BHARADWAJ CRC" w:date="2018-01-26T22:10:00Z">
            <w:r w:rsidR="00653951" w:rsidDel="004D544B">
              <w:rPr>
                <w:b/>
                <w:sz w:val="18"/>
                <w:szCs w:val="18"/>
              </w:rPr>
              <w:delText>8008700887</w:delText>
            </w:r>
          </w:del>
          <w:ins w:id="105" w:author="BHARADWAJ CRC" w:date="2018-01-26T22:10:00Z">
            <w:r w:rsidR="004D544B">
              <w:rPr>
                <w:b/>
                <w:sz w:val="18"/>
                <w:szCs w:val="18"/>
              </w:rPr>
              <w:t>9676735333</w:t>
            </w:r>
          </w:ins>
        </w:p>
      </w:tc>
    </w:tr>
  </w:tbl>
  <w:p w14:paraId="2288FFDF" w14:textId="77777777" w:rsidR="008A0CED" w:rsidRDefault="008A0CED" w:rsidP="008A0CED">
    <w:pPr>
      <w:pStyle w:val="Footer"/>
      <w:tabs>
        <w:tab w:val="clear" w:pos="7320"/>
        <w:tab w:val="left" w:pos="5040"/>
      </w:tabs>
    </w:pPr>
  </w:p>
  <w:p w14:paraId="7CCCE05B" w14:textId="77777777" w:rsidR="008A0CED" w:rsidRDefault="008A0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CC7B6" w14:textId="77777777" w:rsidR="00F117B2" w:rsidRDefault="00F117B2">
      <w:r>
        <w:separator/>
      </w:r>
    </w:p>
  </w:footnote>
  <w:footnote w:type="continuationSeparator" w:id="0">
    <w:p w14:paraId="01F562AE" w14:textId="77777777" w:rsidR="00F117B2" w:rsidRDefault="00F11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1B22C" w14:textId="77777777" w:rsidR="004D544B" w:rsidRDefault="004D54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2BD09" w14:textId="77777777" w:rsidR="00F55164" w:rsidRDefault="00F55164">
    <w:pPr>
      <w:pStyle w:val="Header"/>
      <w:spacing w:line="240" w:lineRule="atLeast"/>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6CDE0" w14:textId="77777777" w:rsidR="004D544B" w:rsidRDefault="004D5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866D76E"/>
    <w:lvl w:ilvl="0">
      <w:numFmt w:val="decimal"/>
      <w:pStyle w:val="Achievement"/>
      <w:lvlText w:val="*"/>
      <w:lvlJc w:val="left"/>
    </w:lvl>
  </w:abstractNum>
  <w:abstractNum w:abstractNumId="1" w15:restartNumberingAfterBreak="0">
    <w:nsid w:val="1CAC18E9"/>
    <w:multiLevelType w:val="multilevel"/>
    <w:tmpl w:val="B2A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048E1"/>
    <w:multiLevelType w:val="hybridMultilevel"/>
    <w:tmpl w:val="29F27DD2"/>
    <w:lvl w:ilvl="0" w:tplc="701AFCD8">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AE4467"/>
    <w:multiLevelType w:val="hybridMultilevel"/>
    <w:tmpl w:val="C63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901D3D"/>
    <w:multiLevelType w:val="hybridMultilevel"/>
    <w:tmpl w:val="E5A463BE"/>
    <w:lvl w:ilvl="0" w:tplc="3298761A">
      <w:start w:val="1"/>
      <w:numFmt w:val="bullet"/>
      <w:pStyle w:val="Normal9"/>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
    <w:abstractNumId w:val="4"/>
  </w:num>
  <w:num w:numId="3">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4">
    <w:abstractNumId w:val="2"/>
  </w:num>
  <w:num w:numId="5">
    <w:abstractNumId w:val="4"/>
  </w:num>
  <w:num w:numId="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7">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8">
    <w:abstractNumId w:val="1"/>
  </w:num>
  <w:num w:numId="9">
    <w:abstractNumId w:val="4"/>
  </w:num>
  <w:num w:numId="10">
    <w:abstractNumId w:val="4"/>
  </w:num>
  <w:num w:numId="11">
    <w:abstractNumId w:val="3"/>
  </w:num>
  <w:num w:numId="12">
    <w:abstractNumId w:val="4"/>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HARADWAJ CRC">
    <w15:presenceInfo w15:providerId="None" w15:userId="BHARADWAJ CRC"/>
  </w15:person>
  <w15:person w15:author="Bhimaraju, Devi Charan (bhimardn)">
    <w15:presenceInfo w15:providerId="AD" w15:userId="S-1-5-21-369157535-2837840608-264509526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intFractionalCharacterWidth/>
  <w:hideSpellingErrors/>
  <w:hideGrammaticalErrors/>
  <w:activeWritingStyle w:appName="MSWord" w:lang="en-US" w:vendorID="8" w:dllVersion="513"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formatting="1" w:enforcement="1" w:cryptProviderType="rsaAES" w:cryptAlgorithmClass="hash" w:cryptAlgorithmType="typeAny" w:cryptAlgorithmSid="14" w:cryptSpinCount="100000" w:hash="n8TV6zmBt+4eQAiicZE+T09If3vFLMmL/nDfbFq87JVKY5VqY1jJMcSUuYV4+etEFuEgmq7OPI8y+8yncsqiCA==" w:salt="ehOu+3kk5gQMswnR9VkwXA=="/>
  <w:defaultTabStop w:val="360"/>
  <w:doNotHyphenateCaps/>
  <w:drawingGridHorizontalSpacing w:val="171"/>
  <w:drawingGridVerticalSpacing w:val="187"/>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B3D"/>
    <w:rsid w:val="00003C1E"/>
    <w:rsid w:val="00004142"/>
    <w:rsid w:val="000109C5"/>
    <w:rsid w:val="00014253"/>
    <w:rsid w:val="00025367"/>
    <w:rsid w:val="00031349"/>
    <w:rsid w:val="00033209"/>
    <w:rsid w:val="00042052"/>
    <w:rsid w:val="000434A5"/>
    <w:rsid w:val="00047AD7"/>
    <w:rsid w:val="00054434"/>
    <w:rsid w:val="000629E3"/>
    <w:rsid w:val="000679C9"/>
    <w:rsid w:val="00085FC6"/>
    <w:rsid w:val="00093FE1"/>
    <w:rsid w:val="000A3BB7"/>
    <w:rsid w:val="000A637B"/>
    <w:rsid w:val="000B19E1"/>
    <w:rsid w:val="000B318E"/>
    <w:rsid w:val="000B431D"/>
    <w:rsid w:val="000C7F5C"/>
    <w:rsid w:val="000D07F3"/>
    <w:rsid w:val="000D3AB3"/>
    <w:rsid w:val="000E2BCF"/>
    <w:rsid w:val="000E7BBD"/>
    <w:rsid w:val="000F0133"/>
    <w:rsid w:val="000F1331"/>
    <w:rsid w:val="000F54AD"/>
    <w:rsid w:val="00102E98"/>
    <w:rsid w:val="00111C29"/>
    <w:rsid w:val="001220DB"/>
    <w:rsid w:val="00125E74"/>
    <w:rsid w:val="00132922"/>
    <w:rsid w:val="00137557"/>
    <w:rsid w:val="00142109"/>
    <w:rsid w:val="00147711"/>
    <w:rsid w:val="00153DEA"/>
    <w:rsid w:val="00154288"/>
    <w:rsid w:val="00160215"/>
    <w:rsid w:val="001618F6"/>
    <w:rsid w:val="0016324E"/>
    <w:rsid w:val="00171B3D"/>
    <w:rsid w:val="0017692E"/>
    <w:rsid w:val="00181C59"/>
    <w:rsid w:val="00196A0F"/>
    <w:rsid w:val="001A00CF"/>
    <w:rsid w:val="001A1035"/>
    <w:rsid w:val="001B0801"/>
    <w:rsid w:val="001D2153"/>
    <w:rsid w:val="001D5FDD"/>
    <w:rsid w:val="001D7A4E"/>
    <w:rsid w:val="001E3BC0"/>
    <w:rsid w:val="001E4072"/>
    <w:rsid w:val="001E66F4"/>
    <w:rsid w:val="0020301A"/>
    <w:rsid w:val="00224EB2"/>
    <w:rsid w:val="00226954"/>
    <w:rsid w:val="002325F2"/>
    <w:rsid w:val="00244567"/>
    <w:rsid w:val="0024522A"/>
    <w:rsid w:val="00253283"/>
    <w:rsid w:val="002564A0"/>
    <w:rsid w:val="002630C6"/>
    <w:rsid w:val="00266B86"/>
    <w:rsid w:val="002745A0"/>
    <w:rsid w:val="002762B7"/>
    <w:rsid w:val="00284215"/>
    <w:rsid w:val="002913D6"/>
    <w:rsid w:val="00292C20"/>
    <w:rsid w:val="002A2B7D"/>
    <w:rsid w:val="002B2518"/>
    <w:rsid w:val="002B4B4A"/>
    <w:rsid w:val="002E314A"/>
    <w:rsid w:val="002F2A27"/>
    <w:rsid w:val="002F3CD3"/>
    <w:rsid w:val="0030363E"/>
    <w:rsid w:val="00312229"/>
    <w:rsid w:val="003127F1"/>
    <w:rsid w:val="00314B62"/>
    <w:rsid w:val="00326E6A"/>
    <w:rsid w:val="00327D34"/>
    <w:rsid w:val="003321A8"/>
    <w:rsid w:val="003465DE"/>
    <w:rsid w:val="003533B1"/>
    <w:rsid w:val="00363613"/>
    <w:rsid w:val="00363A8F"/>
    <w:rsid w:val="00371A54"/>
    <w:rsid w:val="003739C3"/>
    <w:rsid w:val="00373CA7"/>
    <w:rsid w:val="00376AB7"/>
    <w:rsid w:val="003934FE"/>
    <w:rsid w:val="003A3ADD"/>
    <w:rsid w:val="003A4FB7"/>
    <w:rsid w:val="003A7F84"/>
    <w:rsid w:val="003B1EC2"/>
    <w:rsid w:val="003B2B1A"/>
    <w:rsid w:val="003B3CAC"/>
    <w:rsid w:val="003B78B2"/>
    <w:rsid w:val="003D1B49"/>
    <w:rsid w:val="003E4510"/>
    <w:rsid w:val="00426158"/>
    <w:rsid w:val="00441FC8"/>
    <w:rsid w:val="0045288D"/>
    <w:rsid w:val="004532FA"/>
    <w:rsid w:val="00454849"/>
    <w:rsid w:val="004765F7"/>
    <w:rsid w:val="00481200"/>
    <w:rsid w:val="00484306"/>
    <w:rsid w:val="004A3663"/>
    <w:rsid w:val="004A3BB3"/>
    <w:rsid w:val="004B69AC"/>
    <w:rsid w:val="004B74BA"/>
    <w:rsid w:val="004C07EF"/>
    <w:rsid w:val="004C3292"/>
    <w:rsid w:val="004C5B3A"/>
    <w:rsid w:val="004D544B"/>
    <w:rsid w:val="004E37DF"/>
    <w:rsid w:val="004F58E6"/>
    <w:rsid w:val="00503BF9"/>
    <w:rsid w:val="00524E33"/>
    <w:rsid w:val="00534746"/>
    <w:rsid w:val="00543330"/>
    <w:rsid w:val="00543957"/>
    <w:rsid w:val="00555AB6"/>
    <w:rsid w:val="005570E7"/>
    <w:rsid w:val="00557A32"/>
    <w:rsid w:val="0056590D"/>
    <w:rsid w:val="005853FA"/>
    <w:rsid w:val="0058664B"/>
    <w:rsid w:val="00590258"/>
    <w:rsid w:val="00591BFC"/>
    <w:rsid w:val="005B3E78"/>
    <w:rsid w:val="005B7081"/>
    <w:rsid w:val="005C0F73"/>
    <w:rsid w:val="005C2D41"/>
    <w:rsid w:val="005C44FE"/>
    <w:rsid w:val="005D20B7"/>
    <w:rsid w:val="005E053F"/>
    <w:rsid w:val="005E1D9F"/>
    <w:rsid w:val="005E2FE5"/>
    <w:rsid w:val="005F0896"/>
    <w:rsid w:val="005F3C66"/>
    <w:rsid w:val="00601416"/>
    <w:rsid w:val="00622EE6"/>
    <w:rsid w:val="0064435D"/>
    <w:rsid w:val="0065057D"/>
    <w:rsid w:val="00653951"/>
    <w:rsid w:val="00662E31"/>
    <w:rsid w:val="00663015"/>
    <w:rsid w:val="00670F0A"/>
    <w:rsid w:val="00671D43"/>
    <w:rsid w:val="00672D61"/>
    <w:rsid w:val="006824AF"/>
    <w:rsid w:val="0069029A"/>
    <w:rsid w:val="006938A9"/>
    <w:rsid w:val="006A08EE"/>
    <w:rsid w:val="006B3ADE"/>
    <w:rsid w:val="006B647A"/>
    <w:rsid w:val="006C4E95"/>
    <w:rsid w:val="006C7E66"/>
    <w:rsid w:val="006E3910"/>
    <w:rsid w:val="006F22B6"/>
    <w:rsid w:val="006F43EA"/>
    <w:rsid w:val="006F7BC2"/>
    <w:rsid w:val="00701E50"/>
    <w:rsid w:val="00702CC1"/>
    <w:rsid w:val="007219CD"/>
    <w:rsid w:val="00730A90"/>
    <w:rsid w:val="00743CC5"/>
    <w:rsid w:val="00743F1A"/>
    <w:rsid w:val="007460CA"/>
    <w:rsid w:val="00767993"/>
    <w:rsid w:val="00774F34"/>
    <w:rsid w:val="007905BE"/>
    <w:rsid w:val="00792F08"/>
    <w:rsid w:val="007A7DFB"/>
    <w:rsid w:val="007B05D1"/>
    <w:rsid w:val="007B6507"/>
    <w:rsid w:val="007C583F"/>
    <w:rsid w:val="007D5DB8"/>
    <w:rsid w:val="007E7492"/>
    <w:rsid w:val="007F4E69"/>
    <w:rsid w:val="00815D9C"/>
    <w:rsid w:val="008223B0"/>
    <w:rsid w:val="008253BF"/>
    <w:rsid w:val="00831930"/>
    <w:rsid w:val="00831F24"/>
    <w:rsid w:val="008510F4"/>
    <w:rsid w:val="00853192"/>
    <w:rsid w:val="008562DE"/>
    <w:rsid w:val="00863054"/>
    <w:rsid w:val="00875177"/>
    <w:rsid w:val="00875D04"/>
    <w:rsid w:val="008A0CED"/>
    <w:rsid w:val="008B5491"/>
    <w:rsid w:val="008D6AFB"/>
    <w:rsid w:val="008F0C80"/>
    <w:rsid w:val="008F4DAB"/>
    <w:rsid w:val="00905573"/>
    <w:rsid w:val="009111E6"/>
    <w:rsid w:val="00912B88"/>
    <w:rsid w:val="0092078F"/>
    <w:rsid w:val="0092355C"/>
    <w:rsid w:val="00924CBD"/>
    <w:rsid w:val="009259BC"/>
    <w:rsid w:val="00925B44"/>
    <w:rsid w:val="0093161A"/>
    <w:rsid w:val="009375BB"/>
    <w:rsid w:val="009647EE"/>
    <w:rsid w:val="009711CD"/>
    <w:rsid w:val="00973C9B"/>
    <w:rsid w:val="00974636"/>
    <w:rsid w:val="0097670E"/>
    <w:rsid w:val="0098127D"/>
    <w:rsid w:val="00983510"/>
    <w:rsid w:val="00983FF3"/>
    <w:rsid w:val="009843BD"/>
    <w:rsid w:val="009910A2"/>
    <w:rsid w:val="009A603C"/>
    <w:rsid w:val="009C25AC"/>
    <w:rsid w:val="009D005C"/>
    <w:rsid w:val="009D4171"/>
    <w:rsid w:val="009D646C"/>
    <w:rsid w:val="009E2024"/>
    <w:rsid w:val="009F0F56"/>
    <w:rsid w:val="00A071A6"/>
    <w:rsid w:val="00A12ED6"/>
    <w:rsid w:val="00A15C58"/>
    <w:rsid w:val="00A170CB"/>
    <w:rsid w:val="00A25158"/>
    <w:rsid w:val="00A33215"/>
    <w:rsid w:val="00A473FD"/>
    <w:rsid w:val="00A47F74"/>
    <w:rsid w:val="00A54A2E"/>
    <w:rsid w:val="00A807F0"/>
    <w:rsid w:val="00A821AF"/>
    <w:rsid w:val="00A93C59"/>
    <w:rsid w:val="00AA4B5F"/>
    <w:rsid w:val="00AC331D"/>
    <w:rsid w:val="00AC5292"/>
    <w:rsid w:val="00AC5A98"/>
    <w:rsid w:val="00AE5A6E"/>
    <w:rsid w:val="00AF37F4"/>
    <w:rsid w:val="00AF400E"/>
    <w:rsid w:val="00AF4F60"/>
    <w:rsid w:val="00B1107E"/>
    <w:rsid w:val="00B13FC5"/>
    <w:rsid w:val="00B4167F"/>
    <w:rsid w:val="00B469B9"/>
    <w:rsid w:val="00B476B8"/>
    <w:rsid w:val="00B60516"/>
    <w:rsid w:val="00B67E8E"/>
    <w:rsid w:val="00B7418C"/>
    <w:rsid w:val="00B74E74"/>
    <w:rsid w:val="00B81CEA"/>
    <w:rsid w:val="00B872A1"/>
    <w:rsid w:val="00BA7616"/>
    <w:rsid w:val="00BB3897"/>
    <w:rsid w:val="00BB40A5"/>
    <w:rsid w:val="00BB4AF6"/>
    <w:rsid w:val="00BC73BB"/>
    <w:rsid w:val="00BE0C70"/>
    <w:rsid w:val="00C0562F"/>
    <w:rsid w:val="00C07521"/>
    <w:rsid w:val="00C07963"/>
    <w:rsid w:val="00C13473"/>
    <w:rsid w:val="00C15326"/>
    <w:rsid w:val="00C21711"/>
    <w:rsid w:val="00C43703"/>
    <w:rsid w:val="00C5187D"/>
    <w:rsid w:val="00C5324F"/>
    <w:rsid w:val="00C60105"/>
    <w:rsid w:val="00C607FB"/>
    <w:rsid w:val="00C60870"/>
    <w:rsid w:val="00C617B2"/>
    <w:rsid w:val="00C6517E"/>
    <w:rsid w:val="00C70CD7"/>
    <w:rsid w:val="00C72FDD"/>
    <w:rsid w:val="00C77AA9"/>
    <w:rsid w:val="00C84A67"/>
    <w:rsid w:val="00C905A8"/>
    <w:rsid w:val="00C9206E"/>
    <w:rsid w:val="00C94127"/>
    <w:rsid w:val="00C949BD"/>
    <w:rsid w:val="00CA1AAD"/>
    <w:rsid w:val="00CA1B2F"/>
    <w:rsid w:val="00CA7D0B"/>
    <w:rsid w:val="00CB71A0"/>
    <w:rsid w:val="00CD7555"/>
    <w:rsid w:val="00CD7D0D"/>
    <w:rsid w:val="00CE35E6"/>
    <w:rsid w:val="00CE4DD2"/>
    <w:rsid w:val="00D0089E"/>
    <w:rsid w:val="00D04044"/>
    <w:rsid w:val="00D05BF3"/>
    <w:rsid w:val="00D061C7"/>
    <w:rsid w:val="00D1272F"/>
    <w:rsid w:val="00D13B34"/>
    <w:rsid w:val="00D1629C"/>
    <w:rsid w:val="00D16B86"/>
    <w:rsid w:val="00D21F25"/>
    <w:rsid w:val="00D26A24"/>
    <w:rsid w:val="00D32A64"/>
    <w:rsid w:val="00D33658"/>
    <w:rsid w:val="00D35220"/>
    <w:rsid w:val="00D4157C"/>
    <w:rsid w:val="00D43C97"/>
    <w:rsid w:val="00D51B3F"/>
    <w:rsid w:val="00D53641"/>
    <w:rsid w:val="00D57927"/>
    <w:rsid w:val="00D61934"/>
    <w:rsid w:val="00D64519"/>
    <w:rsid w:val="00D70069"/>
    <w:rsid w:val="00D70C37"/>
    <w:rsid w:val="00D7263D"/>
    <w:rsid w:val="00D732E6"/>
    <w:rsid w:val="00D77C43"/>
    <w:rsid w:val="00D81469"/>
    <w:rsid w:val="00D81760"/>
    <w:rsid w:val="00D87A0E"/>
    <w:rsid w:val="00DA10C2"/>
    <w:rsid w:val="00DB319B"/>
    <w:rsid w:val="00DB7BBB"/>
    <w:rsid w:val="00DC2B86"/>
    <w:rsid w:val="00DD4B8C"/>
    <w:rsid w:val="00DF1346"/>
    <w:rsid w:val="00E01D9F"/>
    <w:rsid w:val="00E0352E"/>
    <w:rsid w:val="00E04EA4"/>
    <w:rsid w:val="00E1044B"/>
    <w:rsid w:val="00E12752"/>
    <w:rsid w:val="00E324AD"/>
    <w:rsid w:val="00E45E19"/>
    <w:rsid w:val="00E518BE"/>
    <w:rsid w:val="00E60734"/>
    <w:rsid w:val="00E63735"/>
    <w:rsid w:val="00E81A63"/>
    <w:rsid w:val="00E82AE6"/>
    <w:rsid w:val="00EB3937"/>
    <w:rsid w:val="00EB4A96"/>
    <w:rsid w:val="00EC4F3B"/>
    <w:rsid w:val="00EE4418"/>
    <w:rsid w:val="00EE45FC"/>
    <w:rsid w:val="00EF0A64"/>
    <w:rsid w:val="00EF5F26"/>
    <w:rsid w:val="00F117B2"/>
    <w:rsid w:val="00F152E6"/>
    <w:rsid w:val="00F210BD"/>
    <w:rsid w:val="00F227EB"/>
    <w:rsid w:val="00F30827"/>
    <w:rsid w:val="00F35662"/>
    <w:rsid w:val="00F4008B"/>
    <w:rsid w:val="00F46BD7"/>
    <w:rsid w:val="00F55164"/>
    <w:rsid w:val="00FA770D"/>
    <w:rsid w:val="00FC0203"/>
    <w:rsid w:val="00FC3380"/>
    <w:rsid w:val="00FD149C"/>
    <w:rsid w:val="00FD3DF3"/>
    <w:rsid w:val="00FD5875"/>
    <w:rsid w:val="00FE0CE5"/>
    <w:rsid w:val="00FF3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10252F97"/>
  <w15:docId w15:val="{CF674C06-B9C4-4364-B306-502F19EC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937"/>
    <w:pPr>
      <w:jc w:val="both"/>
    </w:pPr>
    <w:rPr>
      <w:rFonts w:ascii="Garamond" w:hAnsi="Garamond"/>
      <w:sz w:val="22"/>
    </w:rPr>
  </w:style>
  <w:style w:type="paragraph" w:styleId="Heading1">
    <w:name w:val="heading 1"/>
    <w:basedOn w:val="HeadingBase"/>
    <w:next w:val="BodyText"/>
    <w:qFormat/>
    <w:rsid w:val="00EB3937"/>
    <w:pPr>
      <w:ind w:left="-2160"/>
      <w:jc w:val="left"/>
      <w:outlineLvl w:val="0"/>
    </w:pPr>
    <w:rPr>
      <w:spacing w:val="20"/>
      <w:kern w:val="28"/>
      <w:sz w:val="23"/>
    </w:rPr>
  </w:style>
  <w:style w:type="paragraph" w:styleId="Heading2">
    <w:name w:val="heading 2"/>
    <w:basedOn w:val="HeadingBase"/>
    <w:next w:val="BodyText"/>
    <w:qFormat/>
    <w:rsid w:val="00EB3937"/>
    <w:pPr>
      <w:jc w:val="left"/>
      <w:outlineLvl w:val="1"/>
    </w:pPr>
    <w:rPr>
      <w:spacing w:val="5"/>
      <w:sz w:val="20"/>
    </w:rPr>
  </w:style>
  <w:style w:type="paragraph" w:styleId="Heading3">
    <w:name w:val="heading 3"/>
    <w:basedOn w:val="HeadingBase"/>
    <w:next w:val="BodyText"/>
    <w:qFormat/>
    <w:rsid w:val="00EB3937"/>
    <w:pPr>
      <w:spacing w:after="220"/>
      <w:jc w:val="left"/>
      <w:outlineLvl w:val="2"/>
    </w:pPr>
    <w:rPr>
      <w:i/>
      <w:spacing w:val="-2"/>
      <w:sz w:val="20"/>
    </w:rPr>
  </w:style>
  <w:style w:type="paragraph" w:styleId="Heading4">
    <w:name w:val="heading 4"/>
    <w:basedOn w:val="HeadingBase"/>
    <w:next w:val="BodyText"/>
    <w:qFormat/>
    <w:rsid w:val="00EB3937"/>
    <w:pPr>
      <w:spacing w:after="0"/>
      <w:jc w:val="left"/>
      <w:outlineLvl w:val="3"/>
    </w:pPr>
    <w:rPr>
      <w:i/>
      <w:caps w:val="0"/>
      <w:spacing w:val="5"/>
      <w:sz w:val="24"/>
    </w:rPr>
  </w:style>
  <w:style w:type="paragraph" w:styleId="Heading5">
    <w:name w:val="heading 5"/>
    <w:basedOn w:val="HeadingBase"/>
    <w:next w:val="BodyText"/>
    <w:qFormat/>
    <w:rsid w:val="00EB3937"/>
    <w:pPr>
      <w:spacing w:after="220"/>
      <w:jc w:val="left"/>
      <w:outlineLvl w:val="4"/>
    </w:pPr>
    <w:rPr>
      <w:b/>
      <w:spacing w:val="20"/>
      <w:sz w:val="18"/>
    </w:rPr>
  </w:style>
  <w:style w:type="paragraph" w:styleId="Heading6">
    <w:name w:val="heading 6"/>
    <w:basedOn w:val="Normal"/>
    <w:next w:val="Normal"/>
    <w:qFormat/>
    <w:rsid w:val="00EB3937"/>
    <w:pPr>
      <w:spacing w:before="240" w:line="240" w:lineRule="atLeas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BodyText"/>
    <w:next w:val="BodyText"/>
    <w:rsid w:val="00EB3937"/>
    <w:pPr>
      <w:keepNext/>
      <w:keepLines/>
      <w:spacing w:before="240" w:after="240"/>
    </w:pPr>
    <w:rPr>
      <w:caps/>
    </w:rPr>
  </w:style>
  <w:style w:type="paragraph" w:styleId="BodyText">
    <w:name w:val="Body Text"/>
    <w:basedOn w:val="Normal"/>
    <w:rsid w:val="00EB3937"/>
    <w:pPr>
      <w:spacing w:after="220" w:line="240" w:lineRule="atLeast"/>
    </w:pPr>
  </w:style>
  <w:style w:type="paragraph" w:customStyle="1" w:styleId="HeaderBase">
    <w:name w:val="Header Base"/>
    <w:basedOn w:val="Normal"/>
    <w:rsid w:val="00EB3937"/>
    <w:pPr>
      <w:spacing w:before="220" w:after="220" w:line="220" w:lineRule="atLeast"/>
      <w:ind w:left="-2160"/>
    </w:pPr>
    <w:rPr>
      <w:caps/>
    </w:rPr>
  </w:style>
  <w:style w:type="paragraph" w:customStyle="1" w:styleId="DocumentLabel">
    <w:name w:val="Document Label"/>
    <w:basedOn w:val="Normal"/>
    <w:next w:val="SectionTitle"/>
    <w:rsid w:val="00EB3937"/>
    <w:pPr>
      <w:spacing w:after="220"/>
    </w:pPr>
    <w:rPr>
      <w:spacing w:val="-20"/>
      <w:sz w:val="48"/>
    </w:rPr>
  </w:style>
  <w:style w:type="paragraph" w:customStyle="1" w:styleId="SectionTitle">
    <w:name w:val="Section Title"/>
    <w:basedOn w:val="Normal"/>
    <w:next w:val="Objective"/>
    <w:rsid w:val="00EB3937"/>
    <w:pPr>
      <w:pBdr>
        <w:bottom w:val="single" w:sz="6" w:space="1" w:color="808080"/>
      </w:pBdr>
      <w:spacing w:before="220" w:line="220" w:lineRule="atLeast"/>
      <w:jc w:val="left"/>
    </w:pPr>
    <w:rPr>
      <w:caps/>
      <w:spacing w:val="15"/>
      <w:sz w:val="20"/>
    </w:rPr>
  </w:style>
  <w:style w:type="paragraph" w:customStyle="1" w:styleId="Objective">
    <w:name w:val="Objective"/>
    <w:basedOn w:val="Normal"/>
    <w:next w:val="BodyText"/>
    <w:rsid w:val="00EB3937"/>
    <w:pPr>
      <w:spacing w:before="60" w:after="220" w:line="220" w:lineRule="atLeast"/>
    </w:pPr>
  </w:style>
  <w:style w:type="paragraph" w:customStyle="1" w:styleId="CompanyName">
    <w:name w:val="Company Name"/>
    <w:basedOn w:val="Normal"/>
    <w:next w:val="JobTitle"/>
    <w:rsid w:val="00EB3937"/>
    <w:pPr>
      <w:tabs>
        <w:tab w:val="left" w:pos="1440"/>
        <w:tab w:val="right" w:pos="6480"/>
      </w:tabs>
      <w:spacing w:before="220" w:line="220" w:lineRule="atLeast"/>
      <w:jc w:val="left"/>
    </w:pPr>
  </w:style>
  <w:style w:type="paragraph" w:customStyle="1" w:styleId="JobTitle">
    <w:name w:val="Job Title"/>
    <w:next w:val="Achievement"/>
    <w:rsid w:val="00EB3937"/>
    <w:pPr>
      <w:spacing w:before="40" w:after="40" w:line="220" w:lineRule="atLeast"/>
    </w:pPr>
    <w:rPr>
      <w:rFonts w:ascii="Garamond" w:hAnsi="Garamond"/>
      <w:i/>
      <w:spacing w:val="5"/>
      <w:sz w:val="23"/>
    </w:rPr>
  </w:style>
  <w:style w:type="paragraph" w:customStyle="1" w:styleId="Achievement">
    <w:name w:val="Achievement"/>
    <w:basedOn w:val="BodyText"/>
    <w:rsid w:val="002630C6"/>
    <w:pPr>
      <w:numPr>
        <w:numId w:val="1"/>
      </w:numPr>
      <w:spacing w:after="60"/>
    </w:pPr>
  </w:style>
  <w:style w:type="paragraph" w:customStyle="1" w:styleId="Name">
    <w:name w:val="Name"/>
    <w:basedOn w:val="Normal"/>
    <w:next w:val="Normal"/>
    <w:rsid w:val="00EB3937"/>
    <w:pPr>
      <w:spacing w:after="440" w:line="240" w:lineRule="atLeast"/>
      <w:jc w:val="center"/>
    </w:pPr>
    <w:rPr>
      <w:caps/>
      <w:spacing w:val="80"/>
      <w:sz w:val="44"/>
    </w:rPr>
  </w:style>
  <w:style w:type="paragraph" w:styleId="Date">
    <w:name w:val="Date"/>
    <w:basedOn w:val="BodyText"/>
    <w:rsid w:val="00EB3937"/>
    <w:pPr>
      <w:keepNext/>
    </w:pPr>
  </w:style>
  <w:style w:type="paragraph" w:customStyle="1" w:styleId="CityState">
    <w:name w:val="City/State"/>
    <w:basedOn w:val="BodyText"/>
    <w:next w:val="BodyText"/>
    <w:rsid w:val="00EB3937"/>
    <w:pPr>
      <w:keepNext/>
    </w:pPr>
  </w:style>
  <w:style w:type="paragraph" w:customStyle="1" w:styleId="Institution">
    <w:name w:val="Institution"/>
    <w:basedOn w:val="Normal"/>
    <w:next w:val="Achievement"/>
    <w:rsid w:val="00EB3937"/>
    <w:pPr>
      <w:tabs>
        <w:tab w:val="left" w:pos="1440"/>
        <w:tab w:val="right" w:pos="6480"/>
      </w:tabs>
      <w:spacing w:before="60" w:line="220" w:lineRule="atLeast"/>
      <w:jc w:val="left"/>
    </w:pPr>
  </w:style>
  <w:style w:type="character" w:customStyle="1" w:styleId="Lead-inEmphasis">
    <w:name w:val="Lead-in Emphasis"/>
    <w:rsid w:val="00EB3937"/>
    <w:rPr>
      <w:rFonts w:ascii="Arial Black" w:hAnsi="Arial Black"/>
      <w:spacing w:val="-6"/>
      <w:sz w:val="18"/>
    </w:rPr>
  </w:style>
  <w:style w:type="paragraph" w:styleId="Header">
    <w:name w:val="header"/>
    <w:basedOn w:val="HeaderBase"/>
    <w:rsid w:val="00EB3937"/>
  </w:style>
  <w:style w:type="paragraph" w:styleId="Footer">
    <w:name w:val="footer"/>
    <w:basedOn w:val="HeaderBase"/>
    <w:link w:val="FooterChar"/>
    <w:uiPriority w:val="99"/>
    <w:rsid w:val="00EB3937"/>
    <w:pPr>
      <w:tabs>
        <w:tab w:val="right" w:pos="7320"/>
      </w:tabs>
      <w:spacing w:line="240" w:lineRule="atLeast"/>
      <w:ind w:right="-840"/>
      <w:jc w:val="left"/>
    </w:pPr>
  </w:style>
  <w:style w:type="paragraph" w:customStyle="1" w:styleId="Address1">
    <w:name w:val="Address 1"/>
    <w:basedOn w:val="Normal"/>
    <w:rsid w:val="00EB3937"/>
    <w:pPr>
      <w:spacing w:line="160" w:lineRule="atLeast"/>
      <w:jc w:val="center"/>
    </w:pPr>
    <w:rPr>
      <w:caps/>
      <w:spacing w:val="30"/>
      <w:sz w:val="15"/>
    </w:rPr>
  </w:style>
  <w:style w:type="paragraph" w:customStyle="1" w:styleId="SectionSubtitle">
    <w:name w:val="Section Subtitle"/>
    <w:basedOn w:val="SectionTitle"/>
    <w:next w:val="Normal"/>
    <w:rsid w:val="00EB3937"/>
    <w:rPr>
      <w:i/>
      <w:caps w:val="0"/>
      <w:spacing w:val="10"/>
      <w:sz w:val="24"/>
    </w:rPr>
  </w:style>
  <w:style w:type="paragraph" w:customStyle="1" w:styleId="Address2">
    <w:name w:val="Address 2"/>
    <w:basedOn w:val="Normal"/>
    <w:rsid w:val="00EB3937"/>
    <w:pPr>
      <w:spacing w:line="160" w:lineRule="atLeast"/>
      <w:jc w:val="center"/>
    </w:pPr>
    <w:rPr>
      <w:caps/>
      <w:spacing w:val="30"/>
      <w:sz w:val="15"/>
    </w:rPr>
  </w:style>
  <w:style w:type="character" w:styleId="PageNumber">
    <w:name w:val="page number"/>
    <w:rsid w:val="00EB3937"/>
    <w:rPr>
      <w:sz w:val="24"/>
    </w:rPr>
  </w:style>
  <w:style w:type="character" w:styleId="Emphasis">
    <w:name w:val="Emphasis"/>
    <w:qFormat/>
    <w:rsid w:val="00EB3937"/>
    <w:rPr>
      <w:rFonts w:ascii="Garamond" w:hAnsi="Garamond"/>
      <w:caps/>
      <w:spacing w:val="0"/>
      <w:sz w:val="18"/>
    </w:rPr>
  </w:style>
  <w:style w:type="paragraph" w:styleId="BodyTextIndent">
    <w:name w:val="Body Text Indent"/>
    <w:basedOn w:val="BodyText"/>
    <w:rsid w:val="00EB3937"/>
    <w:pPr>
      <w:ind w:left="720"/>
    </w:pPr>
  </w:style>
  <w:style w:type="character" w:customStyle="1" w:styleId="Job">
    <w:name w:val="Job"/>
    <w:basedOn w:val="DefaultParagraphFont"/>
    <w:rsid w:val="00EB3937"/>
  </w:style>
  <w:style w:type="paragraph" w:customStyle="1" w:styleId="PersonalData">
    <w:name w:val="Personal Data"/>
    <w:basedOn w:val="BodyText"/>
    <w:rsid w:val="00EB3937"/>
    <w:pPr>
      <w:spacing w:after="120" w:line="240" w:lineRule="exact"/>
      <w:ind w:left="-1080" w:right="1080"/>
    </w:pPr>
    <w:rPr>
      <w:rFonts w:ascii="Arial" w:hAnsi="Arial"/>
      <w:i/>
    </w:rPr>
  </w:style>
  <w:style w:type="paragraph" w:customStyle="1" w:styleId="CompanyNameOne">
    <w:name w:val="Company Name One"/>
    <w:basedOn w:val="CompanyName"/>
    <w:next w:val="JobTitle"/>
    <w:rsid w:val="00EB3937"/>
    <w:pPr>
      <w:spacing w:before="60"/>
    </w:pPr>
  </w:style>
  <w:style w:type="paragraph" w:customStyle="1" w:styleId="NoTitle">
    <w:name w:val="No Title"/>
    <w:basedOn w:val="SectionTitle"/>
    <w:rsid w:val="00EB3937"/>
    <w:pPr>
      <w:pBdr>
        <w:bottom w:val="none" w:sz="0" w:space="0" w:color="auto"/>
      </w:pBdr>
    </w:pPr>
  </w:style>
  <w:style w:type="paragraph" w:styleId="BalloonText">
    <w:name w:val="Balloon Text"/>
    <w:basedOn w:val="Normal"/>
    <w:semiHidden/>
    <w:rsid w:val="00F55164"/>
    <w:rPr>
      <w:rFonts w:ascii="Tahoma" w:hAnsi="Tahoma" w:cs="Tahoma"/>
      <w:sz w:val="16"/>
      <w:szCs w:val="16"/>
    </w:rPr>
  </w:style>
  <w:style w:type="paragraph" w:customStyle="1" w:styleId="PersonalInfo">
    <w:name w:val="Personal Info"/>
    <w:basedOn w:val="Achievement"/>
    <w:next w:val="Achievement"/>
    <w:rsid w:val="00EB3937"/>
    <w:pPr>
      <w:spacing w:before="220"/>
      <w:ind w:left="245" w:hanging="245"/>
    </w:pPr>
  </w:style>
  <w:style w:type="paragraph" w:styleId="ListParagraph">
    <w:name w:val="List Paragraph"/>
    <w:basedOn w:val="Normal"/>
    <w:qFormat/>
    <w:rsid w:val="00C949BD"/>
    <w:pPr>
      <w:ind w:left="720"/>
      <w:jc w:val="left"/>
    </w:pPr>
    <w:rPr>
      <w:rFonts w:ascii="Calibri" w:hAnsi="Calibri" w:cs="Calibri"/>
      <w:szCs w:val="22"/>
      <w:lang w:val="en-IN" w:eastAsia="en-IN"/>
    </w:rPr>
  </w:style>
  <w:style w:type="paragraph" w:styleId="NoSpacing">
    <w:name w:val="No Spacing"/>
    <w:qFormat/>
    <w:rsid w:val="004532FA"/>
    <w:rPr>
      <w:rFonts w:ascii="Calibri" w:hAnsi="Calibri"/>
      <w:sz w:val="22"/>
      <w:szCs w:val="22"/>
      <w:lang w:eastAsia="zh-CN"/>
    </w:rPr>
  </w:style>
  <w:style w:type="table" w:styleId="TableGrid">
    <w:name w:val="Table Grid"/>
    <w:basedOn w:val="TableNormal"/>
    <w:rsid w:val="009F0F5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A0CED"/>
    <w:rPr>
      <w:rFonts w:ascii="Garamond" w:hAnsi="Garamond"/>
      <w:caps/>
      <w:sz w:val="22"/>
    </w:rPr>
  </w:style>
  <w:style w:type="character" w:styleId="Strong">
    <w:name w:val="Strong"/>
    <w:basedOn w:val="DefaultParagraphFont"/>
    <w:uiPriority w:val="22"/>
    <w:qFormat/>
    <w:rsid w:val="003A4FB7"/>
    <w:rPr>
      <w:b w:val="0"/>
      <w:bCs w:val="0"/>
    </w:rPr>
  </w:style>
  <w:style w:type="paragraph" w:customStyle="1" w:styleId="addinfo">
    <w:name w:val="add_info"/>
    <w:basedOn w:val="Normal"/>
    <w:rsid w:val="003934FE"/>
    <w:pPr>
      <w:ind w:left="426" w:hanging="426"/>
      <w:jc w:val="left"/>
    </w:pPr>
    <w:rPr>
      <w:rFonts w:ascii="Times New Roman" w:hAnsi="Times New Roman"/>
      <w:lang w:bidi="he-IL"/>
    </w:rPr>
  </w:style>
  <w:style w:type="paragraph" w:customStyle="1" w:styleId="Normal9">
    <w:name w:val="Normal+9"/>
    <w:basedOn w:val="Normal"/>
    <w:rsid w:val="003934FE"/>
    <w:pPr>
      <w:numPr>
        <w:numId w:val="2"/>
      </w:numPr>
      <w:spacing w:before="20" w:after="20"/>
      <w:jc w:val="left"/>
    </w:pPr>
    <w:rPr>
      <w:rFonts w:ascii="Times New Roman" w:hAnsi="Times New Roman"/>
      <w:color w:val="000000"/>
      <w:sz w:val="20"/>
      <w:lang w:bidi="he-IL"/>
    </w:rPr>
  </w:style>
  <w:style w:type="paragraph" w:styleId="PlainText">
    <w:name w:val="Plain Text"/>
    <w:basedOn w:val="Normal"/>
    <w:link w:val="PlainTextChar"/>
    <w:rsid w:val="00F30827"/>
    <w:pPr>
      <w:jc w:val="left"/>
    </w:pPr>
    <w:rPr>
      <w:rFonts w:ascii="Courier New" w:hAnsi="Courier New"/>
      <w:sz w:val="20"/>
      <w:lang w:bidi="he-IL"/>
    </w:rPr>
  </w:style>
  <w:style w:type="character" w:customStyle="1" w:styleId="PlainTextChar">
    <w:name w:val="Plain Text Char"/>
    <w:basedOn w:val="DefaultParagraphFont"/>
    <w:link w:val="PlainText"/>
    <w:rsid w:val="00F30827"/>
    <w:rPr>
      <w:rFonts w:ascii="Courier New" w:hAnsi="Courier New"/>
      <w:lang w:bidi="he-IL"/>
    </w:rPr>
  </w:style>
  <w:style w:type="paragraph" w:customStyle="1" w:styleId="WW-HTMLPreformatted">
    <w:name w:val="WW-HTML Preformatted"/>
    <w:basedOn w:val="Normal"/>
    <w:rsid w:val="00F30827"/>
    <w:pPr>
      <w:tabs>
        <w:tab w:val="left" w:pos="-264"/>
        <w:tab w:val="left" w:pos="652"/>
        <w:tab w:val="left" w:pos="1568"/>
        <w:tab w:val="left" w:pos="2484"/>
        <w:tab w:val="left" w:pos="3400"/>
        <w:tab w:val="left" w:pos="4316"/>
        <w:tab w:val="left" w:pos="5232"/>
        <w:tab w:val="left" w:pos="6148"/>
        <w:tab w:val="left" w:pos="7064"/>
        <w:tab w:val="left" w:pos="7980"/>
        <w:tab w:val="left" w:pos="8896"/>
      </w:tabs>
      <w:suppressAutoHyphens/>
      <w:spacing w:before="60" w:after="60"/>
      <w:jc w:val="left"/>
    </w:pPr>
    <w:rPr>
      <w:rFonts w:ascii="Courier New" w:eastAsia="Courier New" w:hAnsi="Courier New"/>
      <w:sz w:val="20"/>
    </w:rPr>
  </w:style>
  <w:style w:type="character" w:styleId="Hyperlink">
    <w:name w:val="Hyperlink"/>
    <w:basedOn w:val="DefaultParagraphFont"/>
    <w:uiPriority w:val="99"/>
    <w:semiHidden/>
    <w:unhideWhenUsed/>
    <w:rsid w:val="002762B7"/>
    <w:rPr>
      <w:color w:val="0000FF"/>
      <w:u w:val="single"/>
    </w:rPr>
  </w:style>
  <w:style w:type="paragraph" w:customStyle="1" w:styleId="Default">
    <w:name w:val="Default"/>
    <w:rsid w:val="00BA7616"/>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24522A"/>
    <w:rPr>
      <w:rFonts w:ascii="Garamond" w:hAnsi="Garamond"/>
      <w:sz w:val="22"/>
    </w:rPr>
  </w:style>
  <w:style w:type="character" w:styleId="CommentReference">
    <w:name w:val="annotation reference"/>
    <w:basedOn w:val="DefaultParagraphFont"/>
    <w:semiHidden/>
    <w:unhideWhenUsed/>
    <w:rsid w:val="0024522A"/>
    <w:rPr>
      <w:sz w:val="16"/>
      <w:szCs w:val="16"/>
    </w:rPr>
  </w:style>
  <w:style w:type="paragraph" w:styleId="CommentText">
    <w:name w:val="annotation text"/>
    <w:basedOn w:val="Normal"/>
    <w:link w:val="CommentTextChar"/>
    <w:semiHidden/>
    <w:unhideWhenUsed/>
    <w:rsid w:val="0024522A"/>
    <w:rPr>
      <w:sz w:val="20"/>
    </w:rPr>
  </w:style>
  <w:style w:type="character" w:customStyle="1" w:styleId="CommentTextChar">
    <w:name w:val="Comment Text Char"/>
    <w:basedOn w:val="DefaultParagraphFont"/>
    <w:link w:val="CommentText"/>
    <w:semiHidden/>
    <w:rsid w:val="0024522A"/>
    <w:rPr>
      <w:rFonts w:ascii="Garamond" w:hAnsi="Garamond"/>
    </w:rPr>
  </w:style>
  <w:style w:type="paragraph" w:styleId="CommentSubject">
    <w:name w:val="annotation subject"/>
    <w:basedOn w:val="CommentText"/>
    <w:next w:val="CommentText"/>
    <w:link w:val="CommentSubjectChar"/>
    <w:semiHidden/>
    <w:unhideWhenUsed/>
    <w:rsid w:val="0024522A"/>
    <w:rPr>
      <w:b/>
      <w:bCs/>
    </w:rPr>
  </w:style>
  <w:style w:type="character" w:customStyle="1" w:styleId="CommentSubjectChar">
    <w:name w:val="Comment Subject Char"/>
    <w:basedOn w:val="CommentTextChar"/>
    <w:link w:val="CommentSubject"/>
    <w:semiHidden/>
    <w:rsid w:val="0024522A"/>
    <w:rPr>
      <w:rFonts w:ascii="Garamond" w:hAnsi="Garamond"/>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2554600">
      <w:bodyDiv w:val="1"/>
      <w:marLeft w:val="0"/>
      <w:marRight w:val="0"/>
      <w:marTop w:val="0"/>
      <w:marBottom w:val="0"/>
      <w:divBdr>
        <w:top w:val="none" w:sz="0" w:space="0" w:color="auto"/>
        <w:left w:val="none" w:sz="0" w:space="0" w:color="auto"/>
        <w:bottom w:val="none" w:sz="0" w:space="0" w:color="auto"/>
        <w:right w:val="none" w:sz="0" w:space="0" w:color="auto"/>
      </w:divBdr>
    </w:div>
    <w:div w:id="989485133">
      <w:bodyDiv w:val="1"/>
      <w:marLeft w:val="0"/>
      <w:marRight w:val="0"/>
      <w:marTop w:val="0"/>
      <w:marBottom w:val="0"/>
      <w:divBdr>
        <w:top w:val="none" w:sz="0" w:space="0" w:color="auto"/>
        <w:left w:val="none" w:sz="0" w:space="0" w:color="auto"/>
        <w:bottom w:val="none" w:sz="0" w:space="0" w:color="auto"/>
        <w:right w:val="none" w:sz="0" w:space="0" w:color="auto"/>
      </w:divBdr>
      <w:divsChild>
        <w:div w:id="259071086">
          <w:marLeft w:val="0"/>
          <w:marRight w:val="0"/>
          <w:marTop w:val="0"/>
          <w:marBottom w:val="0"/>
          <w:divBdr>
            <w:top w:val="none" w:sz="0" w:space="0" w:color="auto"/>
            <w:left w:val="none" w:sz="0" w:space="0" w:color="auto"/>
            <w:bottom w:val="none" w:sz="0" w:space="0" w:color="auto"/>
            <w:right w:val="none" w:sz="0" w:space="0" w:color="auto"/>
          </w:divBdr>
          <w:divsChild>
            <w:div w:id="1367750457">
              <w:marLeft w:val="0"/>
              <w:marRight w:val="0"/>
              <w:marTop w:val="0"/>
              <w:marBottom w:val="0"/>
              <w:divBdr>
                <w:top w:val="none" w:sz="0" w:space="0" w:color="auto"/>
                <w:left w:val="none" w:sz="0" w:space="0" w:color="auto"/>
                <w:bottom w:val="none" w:sz="0" w:space="0" w:color="auto"/>
                <w:right w:val="none" w:sz="0" w:space="0" w:color="auto"/>
              </w:divBdr>
              <w:divsChild>
                <w:div w:id="1103187382">
                  <w:marLeft w:val="0"/>
                  <w:marRight w:val="0"/>
                  <w:marTop w:val="0"/>
                  <w:marBottom w:val="0"/>
                  <w:divBdr>
                    <w:top w:val="none" w:sz="0" w:space="0" w:color="auto"/>
                    <w:left w:val="none" w:sz="0" w:space="0" w:color="auto"/>
                    <w:bottom w:val="none" w:sz="0" w:space="0" w:color="auto"/>
                    <w:right w:val="none" w:sz="0" w:space="0" w:color="auto"/>
                  </w:divBdr>
                  <w:divsChild>
                    <w:div w:id="1776049213">
                      <w:marLeft w:val="0"/>
                      <w:marRight w:val="0"/>
                      <w:marTop w:val="0"/>
                      <w:marBottom w:val="0"/>
                      <w:divBdr>
                        <w:top w:val="none" w:sz="0" w:space="0" w:color="auto"/>
                        <w:left w:val="none" w:sz="0" w:space="0" w:color="auto"/>
                        <w:bottom w:val="none" w:sz="0" w:space="0" w:color="auto"/>
                        <w:right w:val="none" w:sz="0" w:space="0" w:color="auto"/>
                      </w:divBdr>
                      <w:divsChild>
                        <w:div w:id="1809395568">
                          <w:marLeft w:val="0"/>
                          <w:marRight w:val="0"/>
                          <w:marTop w:val="0"/>
                          <w:marBottom w:val="0"/>
                          <w:divBdr>
                            <w:top w:val="none" w:sz="0" w:space="0" w:color="auto"/>
                            <w:left w:val="none" w:sz="0" w:space="0" w:color="auto"/>
                            <w:bottom w:val="none" w:sz="0" w:space="0" w:color="auto"/>
                            <w:right w:val="none" w:sz="0" w:space="0" w:color="auto"/>
                          </w:divBdr>
                          <w:divsChild>
                            <w:div w:id="1436943333">
                              <w:marLeft w:val="0"/>
                              <w:marRight w:val="0"/>
                              <w:marTop w:val="0"/>
                              <w:marBottom w:val="0"/>
                              <w:divBdr>
                                <w:top w:val="none" w:sz="0" w:space="0" w:color="auto"/>
                                <w:left w:val="none" w:sz="0" w:space="0" w:color="auto"/>
                                <w:bottom w:val="none" w:sz="0" w:space="0" w:color="auto"/>
                                <w:right w:val="none" w:sz="0" w:space="0" w:color="auto"/>
                              </w:divBdr>
                              <w:divsChild>
                                <w:div w:id="910429811">
                                  <w:marLeft w:val="-225"/>
                                  <w:marRight w:val="-225"/>
                                  <w:marTop w:val="0"/>
                                  <w:marBottom w:val="0"/>
                                  <w:divBdr>
                                    <w:top w:val="none" w:sz="0" w:space="0" w:color="auto"/>
                                    <w:left w:val="none" w:sz="0" w:space="0" w:color="auto"/>
                                    <w:bottom w:val="none" w:sz="0" w:space="0" w:color="auto"/>
                                    <w:right w:val="none" w:sz="0" w:space="0" w:color="auto"/>
                                  </w:divBdr>
                                  <w:divsChild>
                                    <w:div w:id="263274085">
                                      <w:marLeft w:val="0"/>
                                      <w:marRight w:val="0"/>
                                      <w:marTop w:val="0"/>
                                      <w:marBottom w:val="0"/>
                                      <w:divBdr>
                                        <w:top w:val="none" w:sz="0" w:space="0" w:color="auto"/>
                                        <w:left w:val="none" w:sz="0" w:space="0" w:color="auto"/>
                                        <w:bottom w:val="none" w:sz="0" w:space="0" w:color="auto"/>
                                        <w:right w:val="none" w:sz="0" w:space="0" w:color="auto"/>
                                      </w:divBdr>
                                      <w:divsChild>
                                        <w:div w:id="168566466">
                                          <w:marLeft w:val="0"/>
                                          <w:marRight w:val="0"/>
                                          <w:marTop w:val="0"/>
                                          <w:marBottom w:val="450"/>
                                          <w:divBdr>
                                            <w:top w:val="none" w:sz="0" w:space="0" w:color="auto"/>
                                            <w:left w:val="none" w:sz="0" w:space="0" w:color="auto"/>
                                            <w:bottom w:val="none" w:sz="0" w:space="0" w:color="auto"/>
                                            <w:right w:val="none" w:sz="0" w:space="0" w:color="auto"/>
                                          </w:divBdr>
                                          <w:divsChild>
                                            <w:div w:id="1264916278">
                                              <w:marLeft w:val="0"/>
                                              <w:marRight w:val="0"/>
                                              <w:marTop w:val="0"/>
                                              <w:marBottom w:val="75"/>
                                              <w:divBdr>
                                                <w:top w:val="none" w:sz="0" w:space="0" w:color="auto"/>
                                                <w:left w:val="none" w:sz="0" w:space="0" w:color="auto"/>
                                                <w:bottom w:val="none" w:sz="0" w:space="0" w:color="auto"/>
                                                <w:right w:val="none" w:sz="0" w:space="0" w:color="auto"/>
                                              </w:divBdr>
                                              <w:divsChild>
                                                <w:div w:id="647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istqbexamcertification.com/what-is-software-testing-life-cycle-stlc/"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stqbexamcertification.com/what-is-test-status-report-and-how-to-report-test-statu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istqbexamcertification.com/what-is-test-design-technique-2/" TargetMode="Externa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legant%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8CFCF2E-5844-4EAF-810A-4F29DA1F3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Elegant Resume.dot</Template>
  <TotalTime>10</TotalTime>
  <Pages>3</Pages>
  <Words>949</Words>
  <Characters>5410</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Elegant Resume</vt:lpstr>
    </vt:vector>
  </TitlesOfParts>
  <Company>Microsoft Corp.</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Elegant Resume</dc:title>
  <dc:creator>rchakkilam</dc:creator>
  <cp:lastModifiedBy>BHARADWAJ CRC</cp:lastModifiedBy>
  <cp:revision>6</cp:revision>
  <cp:lastPrinted>2012-01-10T03:44:00Z</cp:lastPrinted>
  <dcterms:created xsi:type="dcterms:W3CDTF">2018-01-26T16:39:00Z</dcterms:created>
  <dcterms:modified xsi:type="dcterms:W3CDTF">2018-01-26T17:06:00Z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ies>
</file>